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6877" w:rsidRPr="00F419D0" w:rsidRDefault="00446877" w:rsidP="00B977E4">
      <w:pPr>
        <w:rPr>
          <w:rFonts w:asciiTheme="minorBidi" w:hAnsiTheme="minorBidi"/>
          <w:sz w:val="24"/>
          <w:szCs w:val="24"/>
          <w:rtl/>
        </w:rPr>
      </w:pPr>
      <w:r w:rsidRPr="00F419D0">
        <w:rPr>
          <w:rFonts w:asciiTheme="minorBidi" w:hAnsiTheme="minorBidi"/>
          <w:sz w:val="24"/>
          <w:szCs w:val="24"/>
          <w:rtl/>
        </w:rPr>
        <w:t>فراهم نموده است.هیچ پروژه ای در جهان نمیتواند منطقاً (و البته مادامی که بتوان آن  را پروژه نامید)از همه ی این راهکارهای موفق،فعالیت های تعریف شده،راهنمایی ها و دستاورد های مختلف،آنگونه که در آر،یو،پی تعریف شده،استفاده نماید.هرپروژه ای با توجه به ذائقه،نیازها،محدودیت ها ، و امکاناتِ خاصش، به گونه ی متفاوتی از این بانک دانش استافاده مینماید. آر،یو،پی به عنوان چارچوبِ فرایند،دارای قابلیت سفارش سازی</w:t>
      </w:r>
      <w:r w:rsidRPr="00F419D0">
        <w:rPr>
          <w:rFonts w:asciiTheme="minorBidi" w:hAnsiTheme="minorBidi"/>
          <w:sz w:val="24"/>
          <w:szCs w:val="24"/>
          <w:rtl/>
        </w:rPr>
        <w:footnoteReference w:id="1"/>
      </w:r>
      <w:r w:rsidRPr="00F419D0">
        <w:rPr>
          <w:rFonts w:asciiTheme="minorBidi" w:hAnsiTheme="minorBidi"/>
          <w:sz w:val="24"/>
          <w:szCs w:val="24"/>
          <w:rtl/>
        </w:rPr>
        <w:t xml:space="preserve"> و پیکربندی</w:t>
      </w:r>
      <w:r w:rsidRPr="00F419D0">
        <w:rPr>
          <w:rFonts w:asciiTheme="minorBidi" w:hAnsiTheme="minorBidi"/>
          <w:sz w:val="24"/>
          <w:szCs w:val="24"/>
          <w:rtl/>
        </w:rPr>
        <w:footnoteReference w:id="2"/>
      </w:r>
      <w:r w:rsidRPr="00F419D0">
        <w:rPr>
          <w:rFonts w:asciiTheme="minorBidi" w:hAnsiTheme="minorBidi"/>
          <w:sz w:val="24"/>
          <w:szCs w:val="24"/>
          <w:rtl/>
        </w:rPr>
        <w:t xml:space="preserve"> برای طیف وسیعی از پروژه ها میباشد.به کمک آر،یو،پی، میتوان فرایندی مناسب برای تولید یک محصول نرم افزاری بسیار کوچک (پروژه ای در ابعاد یک </w:t>
      </w:r>
      <w:bookmarkStart w:id="0" w:name="_GoBack"/>
      <w:bookmarkEnd w:id="0"/>
      <w:r w:rsidRPr="00F419D0">
        <w:rPr>
          <w:rFonts w:asciiTheme="minorBidi" w:hAnsiTheme="minorBidi"/>
          <w:sz w:val="24"/>
          <w:szCs w:val="24"/>
          <w:rtl/>
        </w:rPr>
        <w:t>نفر و دو هفته زمان!)یا یک پروژه ی نرم افزاری بزرگ (مثلا پروژه ای چند ملیتی در طول 5 سال و با بیش از 10 هزار نفرنیروی انسانی)را تعریف و با موفقیت  اجرا نمود.این ویژگی که آن را مقیاس پذیری</w:t>
      </w:r>
      <w:r w:rsidRPr="00F419D0">
        <w:rPr>
          <w:rFonts w:asciiTheme="minorBidi" w:hAnsiTheme="minorBidi"/>
          <w:sz w:val="24"/>
          <w:szCs w:val="24"/>
          <w:rtl/>
        </w:rPr>
        <w:footnoteReference w:id="3"/>
      </w:r>
      <w:r w:rsidRPr="00F419D0">
        <w:rPr>
          <w:rFonts w:asciiTheme="minorBidi" w:hAnsiTheme="minorBidi"/>
          <w:sz w:val="24"/>
          <w:szCs w:val="24"/>
          <w:rtl/>
        </w:rPr>
        <w:t xml:space="preserve"> می نامند، یکی دیگر از ویژگی های کم نظیر آر،یو،پی محسوب می شود</w:t>
      </w:r>
      <w:r w:rsidRPr="00F419D0">
        <w:rPr>
          <w:rFonts w:asciiTheme="minorBidi" w:hAnsiTheme="minorBidi"/>
          <w:sz w:val="24"/>
          <w:szCs w:val="24"/>
        </w:rPr>
        <w:t>.</w:t>
      </w:r>
    </w:p>
    <w:p w:rsidR="00446877" w:rsidRPr="00F419D0" w:rsidRDefault="00446877" w:rsidP="00B977E4">
      <w:pPr>
        <w:rPr>
          <w:rFonts w:asciiTheme="minorBidi" w:hAnsiTheme="minorBidi"/>
          <w:sz w:val="24"/>
          <w:szCs w:val="24"/>
          <w:rtl/>
        </w:rPr>
      </w:pPr>
      <w:r w:rsidRPr="00F419D0">
        <w:rPr>
          <w:rFonts w:asciiTheme="minorBidi" w:hAnsiTheme="minorBidi"/>
          <w:sz w:val="24"/>
          <w:szCs w:val="24"/>
          <w:rtl/>
        </w:rPr>
        <w:t>کتاب ها و مقالات متعددی در رابطه با آر،یو،پی نوشته شده است.اما کامل ترین و جامع ترین منبع اطلاعاتی مرتبط با آر،یو،پی در قالب یک محصول پیاده سازی شده با فناوری وب</w:t>
      </w:r>
      <w:r w:rsidRPr="00F419D0">
        <w:rPr>
          <w:rFonts w:asciiTheme="minorBidi" w:hAnsiTheme="minorBidi"/>
          <w:sz w:val="24"/>
          <w:szCs w:val="24"/>
          <w:rtl/>
        </w:rPr>
        <w:footnoteReference w:id="4"/>
      </w:r>
      <w:r w:rsidRPr="00F419D0">
        <w:rPr>
          <w:rFonts w:asciiTheme="minorBidi" w:hAnsiTheme="minorBidi"/>
          <w:sz w:val="24"/>
          <w:szCs w:val="24"/>
          <w:rtl/>
        </w:rPr>
        <w:t xml:space="preserve"> و روی یک لوح فشرده</w:t>
      </w:r>
      <w:r w:rsidRPr="00F419D0">
        <w:rPr>
          <w:rFonts w:asciiTheme="minorBidi" w:hAnsiTheme="minorBidi"/>
          <w:sz w:val="24"/>
          <w:szCs w:val="24"/>
          <w:rtl/>
        </w:rPr>
        <w:footnoteReference w:id="5"/>
      </w:r>
      <w:r w:rsidRPr="00F419D0">
        <w:rPr>
          <w:rFonts w:asciiTheme="minorBidi" w:hAnsiTheme="minorBidi"/>
          <w:sz w:val="24"/>
          <w:szCs w:val="24"/>
          <w:rtl/>
        </w:rPr>
        <w:t>، تولید شده است. این محصول که توسط شرکت رَشنال</w:t>
      </w:r>
      <w:r w:rsidRPr="00F419D0">
        <w:rPr>
          <w:rFonts w:asciiTheme="minorBidi" w:hAnsiTheme="minorBidi"/>
          <w:sz w:val="24"/>
          <w:szCs w:val="24"/>
          <w:rtl/>
        </w:rPr>
        <w:footnoteReference w:id="6"/>
      </w:r>
      <w:r w:rsidRPr="00F419D0">
        <w:rPr>
          <w:rFonts w:asciiTheme="minorBidi" w:hAnsiTheme="minorBidi"/>
          <w:sz w:val="24"/>
          <w:szCs w:val="24"/>
          <w:rtl/>
        </w:rPr>
        <w:t xml:space="preserve"> (و اکنون آی،بی،ام</w:t>
      </w:r>
      <w:r w:rsidRPr="00F419D0">
        <w:rPr>
          <w:rFonts w:asciiTheme="minorBidi" w:hAnsiTheme="minorBidi"/>
          <w:sz w:val="24"/>
          <w:szCs w:val="24"/>
          <w:rtl/>
        </w:rPr>
        <w:footnoteReference w:id="7"/>
      </w:r>
      <w:r w:rsidRPr="00F419D0">
        <w:rPr>
          <w:rFonts w:asciiTheme="minorBidi" w:hAnsiTheme="minorBidi"/>
          <w:sz w:val="24"/>
          <w:szCs w:val="24"/>
          <w:rtl/>
        </w:rPr>
        <w:t>) عرضه می شود،شامل کلیه ی راهنمایی ها،مثال ها تعاریف،الگوها، و قالب هایی است که سرتاسر چرخه ی تولید</w:t>
      </w:r>
      <w:r w:rsidRPr="00F419D0">
        <w:rPr>
          <w:rFonts w:asciiTheme="minorBidi" w:hAnsiTheme="minorBidi"/>
          <w:sz w:val="24"/>
          <w:szCs w:val="24"/>
          <w:rtl/>
        </w:rPr>
        <w:footnoteReference w:id="8"/>
      </w:r>
      <w:r w:rsidRPr="00F419D0">
        <w:rPr>
          <w:rFonts w:asciiTheme="minorBidi" w:hAnsiTheme="minorBidi"/>
          <w:sz w:val="24"/>
          <w:szCs w:val="24"/>
          <w:rtl/>
        </w:rPr>
        <w:t xml:space="preserve"> محصولات نرم افزاری (یعنی از زمان شروع پروژه تا انتهای کار و تحویلِ کاملِ محصول بدست آمده) را تحت پوشش قرار می دهد.</w:t>
      </w:r>
    </w:p>
    <w:p w:rsidR="00446877" w:rsidRPr="00F419D0" w:rsidRDefault="00446877" w:rsidP="00B977E4">
      <w:pPr>
        <w:rPr>
          <w:rFonts w:asciiTheme="minorBidi" w:hAnsiTheme="minorBidi"/>
          <w:sz w:val="24"/>
          <w:szCs w:val="24"/>
        </w:rPr>
      </w:pPr>
      <w:r w:rsidRPr="00F419D0">
        <w:rPr>
          <w:rFonts w:asciiTheme="minorBidi" w:hAnsiTheme="minorBidi"/>
          <w:sz w:val="24"/>
          <w:szCs w:val="24"/>
          <w:rtl/>
        </w:rPr>
        <w:t xml:space="preserve">در ادامه ی این فصل،هر یک از تعاریف ذکر شده و مفاهیم مرتبط با آنها را تشریح خواهیم نمود.           </w:t>
      </w:r>
    </w:p>
    <w:p w:rsidR="00446877" w:rsidRPr="00F419D0" w:rsidRDefault="00446877" w:rsidP="00B977E4">
      <w:pPr>
        <w:rPr>
          <w:rFonts w:asciiTheme="minorBidi" w:hAnsiTheme="minorBidi"/>
          <w:sz w:val="24"/>
          <w:szCs w:val="24"/>
          <w:rtl/>
        </w:rPr>
      </w:pPr>
    </w:p>
    <w:p w:rsidR="00790FB7" w:rsidRPr="00F419D0" w:rsidRDefault="00790FB7" w:rsidP="00B977E4">
      <w:pPr>
        <w:rPr>
          <w:rFonts w:asciiTheme="minorBidi" w:hAnsiTheme="minorBidi"/>
          <w:sz w:val="24"/>
          <w:szCs w:val="24"/>
        </w:rPr>
      </w:pPr>
      <w:r w:rsidRPr="00F419D0">
        <w:rPr>
          <w:rFonts w:asciiTheme="minorBidi" w:hAnsiTheme="minorBidi"/>
          <w:sz w:val="24"/>
          <w:szCs w:val="24"/>
          <w:rtl/>
        </w:rPr>
        <w:t>آر.یو.پی به عنوان یک رویکرد مهندسی نرم افزار</w:t>
      </w:r>
    </w:p>
    <w:p w:rsidR="00790FB7" w:rsidRPr="00F419D0" w:rsidRDefault="00790FB7" w:rsidP="00B977E4">
      <w:pPr>
        <w:rPr>
          <w:rFonts w:asciiTheme="minorBidi" w:hAnsiTheme="minorBidi"/>
          <w:sz w:val="24"/>
          <w:szCs w:val="24"/>
          <w:rtl/>
        </w:rPr>
      </w:pPr>
      <w:r w:rsidRPr="00F419D0">
        <w:rPr>
          <w:rFonts w:asciiTheme="minorBidi" w:hAnsiTheme="minorBidi"/>
          <w:sz w:val="24"/>
          <w:szCs w:val="24"/>
          <w:rtl/>
        </w:rPr>
        <w:t>از این منظر ، آر.یو.پی یک بانک دانش و گنجینه از تجارب ، الگو ها و راهکار های موفق در صنعت نرمافزار می باشد. ویژگی های کلیدی آر.یو.پی که آن را از سایر رویکردهای مهندسی نرم افزار متمایز می نماید، عبارتند از:</w:t>
      </w:r>
    </w:p>
    <w:p w:rsidR="00790FB7" w:rsidRPr="00F419D0" w:rsidRDefault="00790FB7" w:rsidP="00B977E4">
      <w:pPr>
        <w:rPr>
          <w:rFonts w:asciiTheme="minorBidi" w:hAnsiTheme="minorBidi"/>
          <w:sz w:val="24"/>
          <w:szCs w:val="24"/>
          <w:rtl/>
        </w:rPr>
      </w:pPr>
      <w:r w:rsidRPr="00F419D0">
        <w:rPr>
          <w:rFonts w:asciiTheme="minorBidi" w:hAnsiTheme="minorBidi"/>
          <w:sz w:val="24"/>
          <w:szCs w:val="24"/>
          <w:rtl/>
        </w:rPr>
        <w:t>توسعه و تلید با رویکرد تکرارشونده در مقابل رویکرد توسعه به روش آبشاری و یا سایر رویکرد های دیگر ( مانند حلزونی ريال توسعه ی سریع سیستم کاربردی  ، پیش الگوسازی و ... )</w:t>
      </w:r>
    </w:p>
    <w:p w:rsidR="00790FB7" w:rsidRPr="00F419D0" w:rsidRDefault="00790FB7" w:rsidP="00B977E4">
      <w:pPr>
        <w:rPr>
          <w:rFonts w:asciiTheme="minorBidi" w:hAnsiTheme="minorBidi"/>
          <w:sz w:val="24"/>
          <w:szCs w:val="24"/>
          <w:rtl/>
        </w:rPr>
      </w:pPr>
      <w:r w:rsidRPr="00F419D0">
        <w:rPr>
          <w:rFonts w:asciiTheme="minorBidi" w:hAnsiTheme="minorBidi"/>
          <w:sz w:val="24"/>
          <w:szCs w:val="24"/>
          <w:rtl/>
        </w:rPr>
        <w:t>تمرکز بر معماری ( محوریت معماری در فرآیند )</w:t>
      </w:r>
    </w:p>
    <w:p w:rsidR="00790FB7" w:rsidRPr="00F419D0" w:rsidRDefault="00790FB7" w:rsidP="00B977E4">
      <w:pPr>
        <w:rPr>
          <w:rFonts w:asciiTheme="minorBidi" w:hAnsiTheme="minorBidi"/>
          <w:sz w:val="24"/>
          <w:szCs w:val="24"/>
          <w:rtl/>
        </w:rPr>
      </w:pPr>
      <w:r w:rsidRPr="00F419D0">
        <w:rPr>
          <w:rFonts w:asciiTheme="minorBidi" w:hAnsiTheme="minorBidi"/>
          <w:sz w:val="24"/>
          <w:szCs w:val="24"/>
          <w:rtl/>
        </w:rPr>
        <w:t>توسعه مبتنی ب موارد کاربرد ( مشتری مداری )</w:t>
      </w:r>
    </w:p>
    <w:p w:rsidR="00790FB7" w:rsidRPr="00F419D0" w:rsidRDefault="00790FB7" w:rsidP="00B977E4">
      <w:pPr>
        <w:rPr>
          <w:rFonts w:asciiTheme="minorBidi" w:hAnsiTheme="minorBidi"/>
          <w:sz w:val="24"/>
          <w:szCs w:val="24"/>
          <w:rtl/>
        </w:rPr>
      </w:pPr>
      <w:r w:rsidRPr="00F419D0">
        <w:rPr>
          <w:rFonts w:asciiTheme="minorBidi" w:hAnsiTheme="minorBidi"/>
          <w:sz w:val="24"/>
          <w:szCs w:val="24"/>
          <w:rtl/>
        </w:rPr>
        <w:t>اصول بنیادی آر.یو.پی که آنها را روح آر.یو.پی نیز نامیده اند،عبارتند از:</w:t>
      </w:r>
    </w:p>
    <w:p w:rsidR="00790FB7" w:rsidRPr="00F419D0" w:rsidRDefault="00790FB7" w:rsidP="00B977E4">
      <w:pPr>
        <w:rPr>
          <w:rFonts w:asciiTheme="minorBidi" w:hAnsiTheme="minorBidi"/>
          <w:sz w:val="24"/>
          <w:szCs w:val="24"/>
          <w:rtl/>
        </w:rPr>
      </w:pPr>
      <w:r w:rsidRPr="00F419D0">
        <w:rPr>
          <w:rFonts w:asciiTheme="minorBidi" w:hAnsiTheme="minorBidi"/>
          <w:sz w:val="24"/>
          <w:szCs w:val="24"/>
          <w:rtl/>
        </w:rPr>
        <w:t>از همان ابتدا و به طور مستمر بر ریسک ها ( مخاطرات ) اصلی و مهم پروژه تان غلبه نمایید ، در غیر این صورت، این ریسک ها بر شما غلبه خواهند کرد!</w:t>
      </w:r>
    </w:p>
    <w:p w:rsidR="00790FB7" w:rsidRPr="00F419D0" w:rsidRDefault="00790FB7" w:rsidP="00B977E4">
      <w:pPr>
        <w:rPr>
          <w:rFonts w:asciiTheme="minorBidi" w:hAnsiTheme="minorBidi"/>
          <w:sz w:val="24"/>
          <w:szCs w:val="24"/>
          <w:rtl/>
        </w:rPr>
      </w:pPr>
      <w:r w:rsidRPr="00F419D0">
        <w:rPr>
          <w:rFonts w:asciiTheme="minorBidi" w:hAnsiTheme="minorBidi"/>
          <w:sz w:val="24"/>
          <w:szCs w:val="24"/>
          <w:rtl/>
        </w:rPr>
        <w:t>اطمینان یابید که در طول فرآیند،فعالیت های شما همواره برای مشتری ارزش افروزه ای در بر دارند.</w:t>
      </w:r>
    </w:p>
    <w:p w:rsidR="00790FB7" w:rsidRPr="00F419D0" w:rsidRDefault="00790FB7" w:rsidP="00B977E4">
      <w:pPr>
        <w:rPr>
          <w:rFonts w:asciiTheme="minorBidi" w:hAnsiTheme="minorBidi"/>
          <w:sz w:val="24"/>
          <w:szCs w:val="24"/>
          <w:rtl/>
        </w:rPr>
      </w:pPr>
      <w:r w:rsidRPr="00F419D0">
        <w:rPr>
          <w:rFonts w:asciiTheme="minorBidi" w:hAnsiTheme="minorBidi"/>
          <w:sz w:val="24"/>
          <w:szCs w:val="24"/>
          <w:rtl/>
        </w:rPr>
        <w:lastRenderedPageBreak/>
        <w:t>همواره بر داشتن یک نرم افزار قابل اجرا در تمام مقاطع و در طول پروژه (نه فقط در انتهای آن) تاکید داشته باشید.</w:t>
      </w:r>
    </w:p>
    <w:p w:rsidR="00790FB7" w:rsidRPr="00F419D0" w:rsidRDefault="00790FB7" w:rsidP="00B977E4">
      <w:pPr>
        <w:rPr>
          <w:rFonts w:asciiTheme="minorBidi" w:hAnsiTheme="minorBidi"/>
          <w:sz w:val="24"/>
          <w:szCs w:val="24"/>
          <w:rtl/>
        </w:rPr>
      </w:pPr>
      <w:r w:rsidRPr="00F419D0">
        <w:rPr>
          <w:rFonts w:asciiTheme="minorBidi" w:hAnsiTheme="minorBidi"/>
          <w:sz w:val="24"/>
          <w:szCs w:val="24"/>
          <w:rtl/>
        </w:rPr>
        <w:t>از همان ابتدای پروژه در اندیشه ی راهکار مناسبی رای مدیریت تغییرات باشید و هرگز این کار را به تعویق نیاندازید.</w:t>
      </w:r>
    </w:p>
    <w:p w:rsidR="00790FB7" w:rsidRPr="00F419D0" w:rsidRDefault="00790FB7" w:rsidP="00B977E4">
      <w:pPr>
        <w:rPr>
          <w:rFonts w:asciiTheme="minorBidi" w:hAnsiTheme="minorBidi"/>
          <w:sz w:val="24"/>
          <w:szCs w:val="24"/>
          <w:rtl/>
        </w:rPr>
      </w:pPr>
    </w:p>
    <w:p w:rsidR="00790FB7" w:rsidRPr="00F419D0" w:rsidRDefault="00790FB7" w:rsidP="00B977E4">
      <w:pPr>
        <w:rPr>
          <w:rFonts w:asciiTheme="minorBidi" w:hAnsiTheme="minorBidi"/>
          <w:sz w:val="24"/>
          <w:szCs w:val="24"/>
          <w:rtl/>
        </w:rPr>
      </w:pPr>
      <w:r w:rsidRPr="00F419D0">
        <w:rPr>
          <w:rFonts w:asciiTheme="minorBidi" w:hAnsiTheme="minorBidi"/>
          <w:sz w:val="24"/>
          <w:szCs w:val="24"/>
          <w:rtl/>
        </w:rPr>
        <w:t>رسیدن به یک چارچوب یا معماری مستحکم و قابل اجرا و مبنا قراردادن آن را در اولویت فرار دهید. ( تنها به داشتن طرح و نقشه ی یک معماری اکتفا ننمایید، معماری باید قابلیت اجرا شدن داشته باشد و بدین منظور، باید بخش های کلیدی سیستم،پیاده سازی شده باشد)</w:t>
      </w:r>
    </w:p>
    <w:p w:rsidR="00790FB7" w:rsidRPr="00F419D0" w:rsidRDefault="00790FB7" w:rsidP="00B977E4">
      <w:pPr>
        <w:rPr>
          <w:rFonts w:asciiTheme="minorBidi" w:hAnsiTheme="minorBidi"/>
          <w:sz w:val="24"/>
          <w:szCs w:val="24"/>
          <w:rtl/>
        </w:rPr>
      </w:pPr>
      <w:r w:rsidRPr="00F419D0">
        <w:rPr>
          <w:rFonts w:asciiTheme="minorBidi" w:hAnsiTheme="minorBidi"/>
          <w:sz w:val="24"/>
          <w:szCs w:val="24"/>
          <w:rtl/>
        </w:rPr>
        <w:t>سیستم را با استفاده از مولفه های نرم افزاری بنا نمایید.لازم به ذکر است که در اینجا منظور از یک مولفه ی نرم افزاری،ماژول یا پیمانه ای است که اجزای داخلی آن بیشترین چسبندگی را با هم دارند. مجموعه ی کلی این پیمانه به مانند یک جعبه ی سیاه عمل کرده و کمترین تداخل را با سایر مولفه های سیستم دارد .</w:t>
      </w:r>
    </w:p>
    <w:p w:rsidR="00790FB7" w:rsidRPr="00F419D0" w:rsidRDefault="00790FB7" w:rsidP="00B977E4">
      <w:pPr>
        <w:rPr>
          <w:rFonts w:asciiTheme="minorBidi" w:hAnsiTheme="minorBidi"/>
          <w:sz w:val="24"/>
          <w:szCs w:val="24"/>
          <w:rtl/>
        </w:rPr>
      </w:pPr>
      <w:r w:rsidRPr="00F419D0">
        <w:rPr>
          <w:rFonts w:asciiTheme="minorBidi" w:hAnsiTheme="minorBidi"/>
          <w:sz w:val="24"/>
          <w:szCs w:val="24"/>
          <w:rtl/>
        </w:rPr>
        <w:t>تولید یک فرآورده ی نرم افزاری،مانند یک تیم ورزش تیمی است. همه ی افراد مشارکت کننده در جریان تولید یک محصول نرم</w:t>
      </w:r>
      <w:r w:rsidRPr="00F419D0">
        <w:rPr>
          <w:rFonts w:asciiTheme="minorBidi" w:hAnsiTheme="minorBidi"/>
          <w:sz w:val="24"/>
          <w:szCs w:val="24"/>
        </w:rPr>
        <w:t xml:space="preserve"> </w:t>
      </w:r>
      <w:r w:rsidRPr="00F419D0">
        <w:rPr>
          <w:rFonts w:asciiTheme="minorBidi" w:hAnsiTheme="minorBidi"/>
          <w:sz w:val="24"/>
          <w:szCs w:val="24"/>
          <w:rtl/>
        </w:rPr>
        <w:t>افزاری باید در قالب یک و تنها یک تیم به دقت توجه داشته باشد.</w:t>
      </w:r>
    </w:p>
    <w:p w:rsidR="00790FB7" w:rsidRPr="00F419D0" w:rsidRDefault="00790FB7" w:rsidP="00B977E4">
      <w:pPr>
        <w:rPr>
          <w:rFonts w:asciiTheme="minorBidi" w:hAnsiTheme="minorBidi"/>
          <w:sz w:val="24"/>
          <w:szCs w:val="24"/>
          <w:rtl/>
        </w:rPr>
      </w:pPr>
      <w:r w:rsidRPr="00F419D0">
        <w:rPr>
          <w:rFonts w:asciiTheme="minorBidi" w:hAnsiTheme="minorBidi"/>
          <w:sz w:val="24"/>
          <w:szCs w:val="24"/>
          <w:rtl/>
        </w:rPr>
        <w:t>کلیفیت را در بطن همه ی فعالیت های خود قراردهید. کیفیت چیزی نیست که بتوان آن را در انتهای کارها،پس از پیاده سازی سیستم و مثلا با انجام تست، بدست آورد! کیفیت تک تک فعالیت های هر یک از افراد تیم،برکیفیت کلی محصول ، تاثیرگذار می باشد.</w:t>
      </w:r>
    </w:p>
    <w:p w:rsidR="00790FB7" w:rsidRPr="00F419D0" w:rsidRDefault="00790FB7" w:rsidP="00B977E4">
      <w:pPr>
        <w:rPr>
          <w:rFonts w:asciiTheme="minorBidi" w:hAnsiTheme="minorBidi"/>
          <w:sz w:val="24"/>
          <w:szCs w:val="24"/>
          <w:rtl/>
        </w:rPr>
      </w:pPr>
      <w:r w:rsidRPr="00F419D0">
        <w:rPr>
          <w:rFonts w:asciiTheme="minorBidi" w:hAnsiTheme="minorBidi"/>
          <w:sz w:val="24"/>
          <w:szCs w:val="24"/>
          <w:rtl/>
        </w:rPr>
        <w:t>توصیف ماکلتری از ویژگی های ذکر شده و نیز تشریح اصول بیان شده را به فصل آینده موکول می نماییدم!</w:t>
      </w:r>
    </w:p>
    <w:p w:rsidR="00436FB4" w:rsidRPr="00F419D0" w:rsidRDefault="00436FB4" w:rsidP="00B977E4">
      <w:pPr>
        <w:rPr>
          <w:rFonts w:asciiTheme="minorBidi" w:hAnsiTheme="minorBidi"/>
          <w:sz w:val="24"/>
          <w:szCs w:val="24"/>
          <w:rtl/>
        </w:rPr>
      </w:pPr>
      <w:r w:rsidRPr="00F419D0">
        <w:rPr>
          <w:rFonts w:asciiTheme="minorBidi" w:hAnsiTheme="minorBidi"/>
          <w:sz w:val="24"/>
          <w:szCs w:val="24"/>
          <w:rtl/>
        </w:rPr>
        <w:t>آر.یو پی به عنوان یک فرایند به خوبی تعریف شدهی تولید نرم افزار</w:t>
      </w:r>
    </w:p>
    <w:p w:rsidR="00436FB4" w:rsidRPr="00F419D0" w:rsidRDefault="00436FB4" w:rsidP="00B977E4">
      <w:pPr>
        <w:rPr>
          <w:rFonts w:asciiTheme="minorBidi" w:hAnsiTheme="minorBidi"/>
          <w:sz w:val="24"/>
          <w:szCs w:val="24"/>
          <w:rtl/>
        </w:rPr>
      </w:pPr>
      <w:r w:rsidRPr="00F419D0">
        <w:rPr>
          <w:rFonts w:asciiTheme="minorBidi" w:hAnsiTheme="minorBidi"/>
          <w:sz w:val="24"/>
          <w:szCs w:val="24"/>
          <w:rtl/>
        </w:rPr>
        <w:t>آر.یو.پی خود به عنوان بک فرایند تولید و مهندسی نرم</w:t>
      </w:r>
      <w:r w:rsidRPr="00F419D0">
        <w:rPr>
          <w:rFonts w:asciiTheme="minorBidi" w:hAnsiTheme="minorBidi"/>
          <w:sz w:val="24"/>
          <w:szCs w:val="24"/>
          <w:rtl/>
        </w:rPr>
        <w:softHyphen/>
        <w:t>افزار، با استفاده از تکنیک</w:t>
      </w:r>
      <w:r w:rsidRPr="00F419D0">
        <w:rPr>
          <w:rFonts w:asciiTheme="minorBidi" w:hAnsiTheme="minorBidi"/>
          <w:sz w:val="24"/>
          <w:szCs w:val="24"/>
          <w:rtl/>
        </w:rPr>
        <w:softHyphen/>
        <w:t>های طراحی و مدل</w:t>
      </w:r>
      <w:r w:rsidRPr="00F419D0">
        <w:rPr>
          <w:rFonts w:asciiTheme="minorBidi" w:hAnsiTheme="minorBidi"/>
          <w:sz w:val="24"/>
          <w:szCs w:val="24"/>
          <w:rtl/>
        </w:rPr>
        <w:softHyphen/>
        <w:t>سازی نرم</w:t>
      </w:r>
      <w:r w:rsidRPr="00F419D0">
        <w:rPr>
          <w:rFonts w:asciiTheme="minorBidi" w:hAnsiTheme="minorBidi"/>
          <w:sz w:val="24"/>
          <w:szCs w:val="24"/>
          <w:rtl/>
        </w:rPr>
        <w:softHyphen/>
        <w:t>افزار ، طراحی شده است. تعریفِ کامل فرآیند به وسیله</w:t>
      </w:r>
      <w:r w:rsidRPr="00F419D0">
        <w:rPr>
          <w:rFonts w:asciiTheme="minorBidi" w:hAnsiTheme="minorBidi"/>
          <w:sz w:val="24"/>
          <w:szCs w:val="24"/>
          <w:rtl/>
        </w:rPr>
        <w:softHyphen/>
        <w:t>ی اَبَر مدلی تحت عنوان مدلِ  مهندسی فرایند نرم</w:t>
      </w:r>
      <w:r w:rsidRPr="00F419D0">
        <w:rPr>
          <w:rFonts w:asciiTheme="minorBidi" w:hAnsiTheme="minorBidi"/>
          <w:sz w:val="24"/>
          <w:szCs w:val="24"/>
          <w:rtl/>
        </w:rPr>
        <w:softHyphen/>
        <w:t>افزار که استانداردی برای مدل</w:t>
      </w:r>
      <w:r w:rsidRPr="00F419D0">
        <w:rPr>
          <w:rFonts w:asciiTheme="minorBidi" w:hAnsiTheme="minorBidi"/>
          <w:sz w:val="24"/>
          <w:szCs w:val="24"/>
          <w:rtl/>
        </w:rPr>
        <w:softHyphen/>
        <w:t>سازی فرایندِ مبتتنی بر زبان مدل</w:t>
      </w:r>
      <w:r w:rsidRPr="00F419D0">
        <w:rPr>
          <w:rFonts w:asciiTheme="minorBidi" w:hAnsiTheme="minorBidi"/>
          <w:sz w:val="24"/>
          <w:szCs w:val="24"/>
          <w:rtl/>
        </w:rPr>
        <w:softHyphen/>
        <w:t>سازی استا</w:t>
      </w:r>
      <w:r w:rsidRPr="00F419D0">
        <w:rPr>
          <w:rFonts w:asciiTheme="minorBidi" w:hAnsiTheme="minorBidi"/>
          <w:sz w:val="24"/>
          <w:szCs w:val="24"/>
          <w:rtl/>
        </w:rPr>
        <w:softHyphen/>
        <w:t>ندارد یو.اِم.اِل می</w:t>
      </w:r>
      <w:r w:rsidRPr="00F419D0">
        <w:rPr>
          <w:rFonts w:asciiTheme="minorBidi" w:hAnsiTheme="minorBidi"/>
          <w:sz w:val="24"/>
          <w:szCs w:val="24"/>
          <w:rtl/>
        </w:rPr>
        <w:softHyphen/>
        <w:t>باشد، صورت پذیرفته است. این مدل مرجع، در شکل 3-3 نشان داده شده است.</w:t>
      </w:r>
    </w:p>
    <w:p w:rsidR="00436FB4" w:rsidRPr="00F419D0" w:rsidRDefault="00436FB4" w:rsidP="00B977E4">
      <w:pPr>
        <w:rPr>
          <w:rFonts w:asciiTheme="minorBidi" w:hAnsiTheme="minorBidi"/>
          <w:sz w:val="24"/>
          <w:szCs w:val="24"/>
          <w:rtl/>
        </w:rPr>
      </w:pPr>
      <w:r w:rsidRPr="00F419D0">
        <w:rPr>
          <w:rFonts w:asciiTheme="minorBidi" w:hAnsiTheme="minorBidi"/>
          <w:noProof/>
          <w:sz w:val="24"/>
          <w:szCs w:val="24"/>
        </w:rPr>
        <w:lastRenderedPageBreak/>
        <w:drawing>
          <wp:inline distT="0" distB="0" distL="0" distR="0" wp14:anchorId="67BF7D5D" wp14:editId="16524D0E">
            <wp:extent cx="5943600" cy="56032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603240"/>
                    </a:xfrm>
                    <a:prstGeom prst="rect">
                      <a:avLst/>
                    </a:prstGeom>
                  </pic:spPr>
                </pic:pic>
              </a:graphicData>
            </a:graphic>
          </wp:inline>
        </w:drawing>
      </w:r>
    </w:p>
    <w:p w:rsidR="00436FB4" w:rsidRPr="00F419D0" w:rsidRDefault="00436FB4" w:rsidP="00B977E4">
      <w:pPr>
        <w:rPr>
          <w:rFonts w:asciiTheme="minorBidi" w:hAnsiTheme="minorBidi"/>
          <w:sz w:val="24"/>
          <w:szCs w:val="24"/>
          <w:rtl/>
        </w:rPr>
      </w:pPr>
      <w:r w:rsidRPr="00F419D0">
        <w:rPr>
          <w:rFonts w:asciiTheme="minorBidi" w:hAnsiTheme="minorBidi"/>
          <w:sz w:val="24"/>
          <w:szCs w:val="24"/>
          <w:rtl/>
        </w:rPr>
        <w:t>در شکل 3-4 ، معمولی کلی آر.یو.پی نشان داده شده است. هما</w:t>
      </w:r>
      <w:r w:rsidRPr="00F419D0">
        <w:rPr>
          <w:rFonts w:asciiTheme="minorBidi" w:hAnsiTheme="minorBidi"/>
          <w:sz w:val="24"/>
          <w:szCs w:val="24"/>
          <w:rtl/>
        </w:rPr>
        <w:softHyphen/>
        <w:t>نگونه که در این شکل ملاحظه می</w:t>
      </w:r>
      <w:r w:rsidRPr="00F419D0">
        <w:rPr>
          <w:rFonts w:asciiTheme="minorBidi" w:hAnsiTheme="minorBidi"/>
          <w:sz w:val="24"/>
          <w:szCs w:val="24"/>
          <w:rtl/>
        </w:rPr>
        <w:softHyphen/>
        <w:t>نمایید، این فرایند دارای ساختاری دو بُعدی است.</w:t>
      </w:r>
    </w:p>
    <w:p w:rsidR="00436FB4" w:rsidRPr="00F419D0" w:rsidRDefault="00436FB4" w:rsidP="00B977E4">
      <w:pPr>
        <w:rPr>
          <w:rFonts w:asciiTheme="minorBidi" w:hAnsiTheme="minorBidi"/>
          <w:sz w:val="24"/>
          <w:szCs w:val="24"/>
          <w:rtl/>
        </w:rPr>
      </w:pPr>
      <w:r w:rsidRPr="00F419D0">
        <w:rPr>
          <w:rFonts w:asciiTheme="minorBidi" w:hAnsiTheme="minorBidi"/>
          <w:sz w:val="24"/>
          <w:szCs w:val="24"/>
        </w:rPr>
        <w:lastRenderedPageBreak/>
        <w:drawing>
          <wp:inline distT="0" distB="0" distL="0" distR="0" wp14:anchorId="7FD2071F" wp14:editId="376824DA">
            <wp:extent cx="5943600" cy="387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73500"/>
                    </a:xfrm>
                    <a:prstGeom prst="rect">
                      <a:avLst/>
                    </a:prstGeom>
                  </pic:spPr>
                </pic:pic>
              </a:graphicData>
            </a:graphic>
          </wp:inline>
        </w:drawing>
      </w:r>
    </w:p>
    <w:p w:rsidR="00436FB4" w:rsidRPr="00F419D0" w:rsidRDefault="00436FB4" w:rsidP="00B977E4">
      <w:pPr>
        <w:rPr>
          <w:rFonts w:asciiTheme="minorBidi" w:hAnsiTheme="minorBidi"/>
          <w:sz w:val="24"/>
          <w:szCs w:val="24"/>
          <w:rtl/>
        </w:rPr>
      </w:pPr>
      <w:r w:rsidRPr="00F419D0">
        <w:rPr>
          <w:rFonts w:asciiTheme="minorBidi" w:hAnsiTheme="minorBidi"/>
          <w:sz w:val="24"/>
          <w:szCs w:val="24"/>
          <w:rtl/>
        </w:rPr>
        <w:t>دو بعد تشکیل دهنده</w:t>
      </w:r>
      <w:r w:rsidRPr="00F419D0">
        <w:rPr>
          <w:rFonts w:asciiTheme="minorBidi" w:hAnsiTheme="minorBidi"/>
          <w:sz w:val="24"/>
          <w:szCs w:val="24"/>
          <w:rtl/>
        </w:rPr>
        <w:softHyphen/>
        <w:t>ی ساختاری متعامدِ</w:t>
      </w:r>
      <w:r w:rsidRPr="00F419D0">
        <w:rPr>
          <w:rStyle w:val="FootnoteReference"/>
          <w:rFonts w:asciiTheme="minorBidi" w:hAnsiTheme="minorBidi"/>
          <w:sz w:val="24"/>
          <w:szCs w:val="24"/>
          <w:rtl/>
        </w:rPr>
        <w:footnoteReference w:id="9"/>
      </w:r>
      <w:r w:rsidRPr="00F419D0">
        <w:rPr>
          <w:rFonts w:asciiTheme="minorBidi" w:hAnsiTheme="minorBidi"/>
          <w:sz w:val="24"/>
          <w:szCs w:val="24"/>
          <w:rtl/>
        </w:rPr>
        <w:t xml:space="preserve"> آر.یو.پی عبارتند از :</w:t>
      </w:r>
    </w:p>
    <w:p w:rsidR="00436FB4" w:rsidRPr="00F419D0" w:rsidRDefault="00436FB4" w:rsidP="00B977E4">
      <w:pPr>
        <w:rPr>
          <w:rFonts w:asciiTheme="minorBidi" w:hAnsiTheme="minorBidi"/>
          <w:sz w:val="24"/>
          <w:szCs w:val="24"/>
          <w:rtl/>
        </w:rPr>
      </w:pPr>
      <w:r w:rsidRPr="00F419D0">
        <w:rPr>
          <w:rFonts w:asciiTheme="minorBidi" w:hAnsiTheme="minorBidi"/>
          <w:sz w:val="24"/>
          <w:szCs w:val="24"/>
          <w:rtl/>
        </w:rPr>
        <w:t>-</w:t>
      </w:r>
      <w:r w:rsidRPr="00F419D0">
        <w:rPr>
          <w:rFonts w:asciiTheme="minorBidi" w:hAnsiTheme="minorBidi"/>
          <w:sz w:val="24"/>
          <w:szCs w:val="24"/>
          <w:rtl/>
        </w:rPr>
        <w:tab/>
        <w:t xml:space="preserve">          ساختار دینامیک </w:t>
      </w:r>
      <w:r w:rsidRPr="00F419D0">
        <w:rPr>
          <w:rStyle w:val="FootnoteReference"/>
          <w:rFonts w:asciiTheme="minorBidi" w:hAnsiTheme="minorBidi"/>
          <w:sz w:val="24"/>
          <w:szCs w:val="24"/>
          <w:rtl/>
        </w:rPr>
        <w:footnoteReference w:id="10"/>
      </w:r>
      <w:r w:rsidRPr="00F419D0">
        <w:rPr>
          <w:rFonts w:asciiTheme="minorBidi" w:hAnsiTheme="minorBidi"/>
          <w:sz w:val="24"/>
          <w:szCs w:val="24"/>
          <w:rtl/>
        </w:rPr>
        <w:t xml:space="preserve"> (پویا): ساختار دینامیک آر.یو.پی، بُعد افقیِ نشان داده شده در شکل 4-3 و بیانگر ساختار پویا و ملاحظات مرتبط با زمان در فرایند می</w:t>
      </w:r>
      <w:r w:rsidRPr="00F419D0">
        <w:rPr>
          <w:rFonts w:asciiTheme="minorBidi" w:hAnsiTheme="minorBidi"/>
          <w:sz w:val="24"/>
          <w:szCs w:val="24"/>
          <w:rtl/>
        </w:rPr>
        <w:softHyphen/>
        <w:t>باشد. در این بُعد، ملاحظاتی مانند چرخه</w:t>
      </w:r>
      <w:r w:rsidRPr="00F419D0">
        <w:rPr>
          <w:rFonts w:asciiTheme="minorBidi" w:hAnsiTheme="minorBidi"/>
          <w:sz w:val="24"/>
          <w:szCs w:val="24"/>
          <w:rtl/>
        </w:rPr>
        <w:softHyphen/>
        <w:t>های</w:t>
      </w:r>
      <w:r w:rsidRPr="00F419D0">
        <w:rPr>
          <w:rStyle w:val="FootnoteReference"/>
          <w:rFonts w:asciiTheme="minorBidi" w:hAnsiTheme="minorBidi"/>
          <w:sz w:val="24"/>
          <w:szCs w:val="24"/>
          <w:rtl/>
        </w:rPr>
        <w:footnoteReference w:id="11"/>
      </w:r>
      <w:r w:rsidRPr="00F419D0">
        <w:rPr>
          <w:rFonts w:asciiTheme="minorBidi" w:hAnsiTheme="minorBidi"/>
          <w:sz w:val="24"/>
          <w:szCs w:val="24"/>
          <w:rtl/>
        </w:rPr>
        <w:t xml:space="preserve"> توسعه (یا چرخه</w:t>
      </w:r>
      <w:r w:rsidRPr="00F419D0">
        <w:rPr>
          <w:rFonts w:asciiTheme="minorBidi" w:hAnsiTheme="minorBidi"/>
          <w:sz w:val="24"/>
          <w:szCs w:val="24"/>
          <w:rtl/>
        </w:rPr>
        <w:softHyphen/>
        <w:t>های تولید)، فازها</w:t>
      </w:r>
      <w:r w:rsidRPr="00F419D0">
        <w:rPr>
          <w:rStyle w:val="FootnoteReference"/>
          <w:rFonts w:asciiTheme="minorBidi" w:hAnsiTheme="minorBidi"/>
          <w:sz w:val="24"/>
          <w:szCs w:val="24"/>
          <w:rtl/>
        </w:rPr>
        <w:footnoteReference w:id="12"/>
      </w:r>
      <w:r w:rsidRPr="00F419D0">
        <w:rPr>
          <w:rFonts w:asciiTheme="minorBidi" w:hAnsiTheme="minorBidi"/>
          <w:sz w:val="24"/>
          <w:szCs w:val="24"/>
          <w:rtl/>
        </w:rPr>
        <w:t xml:space="preserve"> ، تکرارها</w:t>
      </w:r>
      <w:r w:rsidRPr="00F419D0">
        <w:rPr>
          <w:rStyle w:val="FootnoteReference"/>
          <w:rFonts w:asciiTheme="minorBidi" w:hAnsiTheme="minorBidi"/>
          <w:sz w:val="24"/>
          <w:szCs w:val="24"/>
          <w:rtl/>
        </w:rPr>
        <w:footnoteReference w:id="13"/>
      </w:r>
      <w:r w:rsidRPr="00F419D0">
        <w:rPr>
          <w:rFonts w:asciiTheme="minorBidi" w:hAnsiTheme="minorBidi"/>
          <w:sz w:val="24"/>
          <w:szCs w:val="24"/>
          <w:rtl/>
        </w:rPr>
        <w:t xml:space="preserve"> ، و نفاطِ تصمیم</w:t>
      </w:r>
      <w:r w:rsidRPr="00F419D0">
        <w:rPr>
          <w:rFonts w:asciiTheme="minorBidi" w:hAnsiTheme="minorBidi"/>
          <w:sz w:val="24"/>
          <w:szCs w:val="24"/>
          <w:rtl/>
        </w:rPr>
        <w:softHyphen/>
        <w:t>گیری کلیدی</w:t>
      </w:r>
      <w:r w:rsidRPr="00F419D0">
        <w:rPr>
          <w:rStyle w:val="FootnoteReference"/>
          <w:rFonts w:asciiTheme="minorBidi" w:hAnsiTheme="minorBidi"/>
          <w:sz w:val="24"/>
          <w:szCs w:val="24"/>
          <w:rtl/>
        </w:rPr>
        <w:footnoteReference w:id="14"/>
      </w:r>
      <w:r w:rsidRPr="00F419D0">
        <w:rPr>
          <w:rFonts w:asciiTheme="minorBidi" w:hAnsiTheme="minorBidi"/>
          <w:sz w:val="24"/>
          <w:szCs w:val="24"/>
          <w:rtl/>
        </w:rPr>
        <w:t xml:space="preserve"> مطرح می</w:t>
      </w:r>
      <w:r w:rsidRPr="00F419D0">
        <w:rPr>
          <w:rFonts w:asciiTheme="minorBidi" w:hAnsiTheme="minorBidi"/>
          <w:sz w:val="24"/>
          <w:szCs w:val="24"/>
          <w:rtl/>
        </w:rPr>
        <w:softHyphen/>
        <w:t>باشد. این ................</w:t>
      </w:r>
    </w:p>
    <w:p w:rsidR="00436FB4" w:rsidRPr="00F419D0" w:rsidRDefault="00436FB4" w:rsidP="00B977E4">
      <w:pPr>
        <w:rPr>
          <w:rFonts w:asciiTheme="minorBidi" w:hAnsiTheme="minorBidi"/>
          <w:sz w:val="24"/>
          <w:szCs w:val="24"/>
          <w:rtl/>
        </w:rPr>
      </w:pPr>
      <w:r w:rsidRPr="00F419D0">
        <w:rPr>
          <w:rFonts w:asciiTheme="minorBidi" w:hAnsiTheme="minorBidi"/>
          <w:sz w:val="24"/>
          <w:szCs w:val="24"/>
          <w:rtl/>
        </w:rPr>
        <w:t>مفاهیم در کنار هم، چرخه</w:t>
      </w:r>
      <w:r w:rsidRPr="00F419D0">
        <w:rPr>
          <w:rFonts w:asciiTheme="minorBidi" w:hAnsiTheme="minorBidi"/>
          <w:sz w:val="24"/>
          <w:szCs w:val="24"/>
        </w:rPr>
        <w:softHyphen/>
      </w:r>
      <w:r w:rsidRPr="00F419D0">
        <w:rPr>
          <w:rFonts w:asciiTheme="minorBidi" w:hAnsiTheme="minorBidi"/>
          <w:sz w:val="24"/>
          <w:szCs w:val="24"/>
          <w:rtl/>
        </w:rPr>
        <w:t>ی عمر یک پروژه</w:t>
      </w:r>
      <w:r w:rsidRPr="00F419D0">
        <w:rPr>
          <w:rFonts w:asciiTheme="minorBidi" w:hAnsiTheme="minorBidi"/>
          <w:sz w:val="24"/>
          <w:szCs w:val="24"/>
        </w:rPr>
        <w:softHyphen/>
      </w:r>
      <w:r w:rsidRPr="00F419D0">
        <w:rPr>
          <w:rFonts w:asciiTheme="minorBidi" w:hAnsiTheme="minorBidi"/>
          <w:sz w:val="24"/>
          <w:szCs w:val="24"/>
          <w:rtl/>
        </w:rPr>
        <w:t>ی نرم افزاری (پروژه</w:t>
      </w:r>
      <w:r w:rsidRPr="00F419D0">
        <w:rPr>
          <w:rFonts w:asciiTheme="minorBidi" w:hAnsiTheme="minorBidi"/>
          <w:sz w:val="24"/>
          <w:szCs w:val="24"/>
        </w:rPr>
        <w:softHyphen/>
      </w:r>
      <w:r w:rsidRPr="00F419D0">
        <w:rPr>
          <w:rFonts w:asciiTheme="minorBidi" w:hAnsiTheme="minorBidi"/>
          <w:sz w:val="24"/>
          <w:szCs w:val="24"/>
          <w:rtl/>
        </w:rPr>
        <w:t>ی تولید یک محصول نرم افزاری) را تعریف می</w:t>
      </w:r>
      <w:r w:rsidRPr="00F419D0">
        <w:rPr>
          <w:rFonts w:asciiTheme="minorBidi" w:hAnsiTheme="minorBidi"/>
          <w:sz w:val="24"/>
          <w:szCs w:val="24"/>
        </w:rPr>
        <w:softHyphen/>
      </w:r>
      <w:r w:rsidRPr="00F419D0">
        <w:rPr>
          <w:rFonts w:asciiTheme="minorBidi" w:hAnsiTheme="minorBidi"/>
          <w:sz w:val="24"/>
          <w:szCs w:val="24"/>
          <w:rtl/>
        </w:rPr>
        <w:t>نمایند.</w:t>
      </w:r>
    </w:p>
    <w:p w:rsidR="00436FB4" w:rsidRPr="00F419D0" w:rsidRDefault="00436FB4" w:rsidP="00B977E4">
      <w:pPr>
        <w:rPr>
          <w:rFonts w:asciiTheme="minorBidi" w:hAnsiTheme="minorBidi"/>
          <w:sz w:val="24"/>
          <w:szCs w:val="24"/>
        </w:rPr>
      </w:pPr>
      <w:r w:rsidRPr="00F419D0">
        <w:rPr>
          <w:rFonts w:asciiTheme="minorBidi" w:hAnsiTheme="minorBidi"/>
          <w:sz w:val="24"/>
          <w:szCs w:val="24"/>
          <w:rtl/>
        </w:rPr>
        <w:lastRenderedPageBreak/>
        <w:t>ساختار محتوایی</w:t>
      </w:r>
      <w:r w:rsidRPr="00F419D0">
        <w:rPr>
          <w:rFonts w:asciiTheme="minorBidi" w:hAnsiTheme="minorBidi"/>
          <w:sz w:val="24"/>
          <w:szCs w:val="24"/>
          <w:rtl/>
        </w:rPr>
        <w:footnoteReference w:id="15"/>
      </w:r>
      <w:r w:rsidRPr="00F419D0">
        <w:rPr>
          <w:rFonts w:asciiTheme="minorBidi" w:hAnsiTheme="minorBidi"/>
          <w:sz w:val="24"/>
          <w:szCs w:val="24"/>
          <w:rtl/>
        </w:rPr>
        <w:t xml:space="preserve"> (استاتیک): همانگونه که در شکل 3-4 نشان داده شده است، ساختار آر.یو.پی دارای یک بعد عمودی نیز می</w:t>
      </w:r>
      <w:r w:rsidRPr="00F419D0">
        <w:rPr>
          <w:rFonts w:asciiTheme="minorBidi" w:hAnsiTheme="minorBidi"/>
          <w:sz w:val="24"/>
          <w:szCs w:val="24"/>
        </w:rPr>
        <w:softHyphen/>
      </w:r>
      <w:r w:rsidRPr="00F419D0">
        <w:rPr>
          <w:rFonts w:asciiTheme="minorBidi" w:hAnsiTheme="minorBidi"/>
          <w:sz w:val="24"/>
          <w:szCs w:val="24"/>
          <w:rtl/>
        </w:rPr>
        <w:t>باشد که بیانگر ساختار استاتیک یا محتوایی</w:t>
      </w:r>
      <w:r w:rsidRPr="00F419D0">
        <w:rPr>
          <w:rFonts w:asciiTheme="minorBidi" w:hAnsiTheme="minorBidi"/>
          <w:sz w:val="24"/>
          <w:szCs w:val="24"/>
          <w:rtl/>
        </w:rPr>
        <w:footnoteReference w:id="16"/>
      </w:r>
      <w:r w:rsidRPr="00F419D0">
        <w:rPr>
          <w:rFonts w:asciiTheme="minorBidi" w:hAnsiTheme="minorBidi"/>
          <w:sz w:val="24"/>
          <w:szCs w:val="24"/>
          <w:rtl/>
        </w:rPr>
        <w:t xml:space="preserve"> آن است. در این بعد، توصیفی از چگونگی دسته</w:t>
      </w:r>
      <w:r w:rsidRPr="00F419D0">
        <w:rPr>
          <w:rFonts w:asciiTheme="minorBidi" w:hAnsiTheme="minorBidi"/>
          <w:sz w:val="24"/>
          <w:szCs w:val="24"/>
        </w:rPr>
        <w:softHyphen/>
      </w:r>
      <w:r w:rsidRPr="00F419D0">
        <w:rPr>
          <w:rFonts w:asciiTheme="minorBidi" w:hAnsiTheme="minorBidi"/>
          <w:sz w:val="24"/>
          <w:szCs w:val="24"/>
          <w:rtl/>
        </w:rPr>
        <w:t>بندی و سازماندهی عناصر محتوایی فرایند یعنی مجموعه فعالیت</w:t>
      </w:r>
      <w:r w:rsidRPr="00F419D0">
        <w:rPr>
          <w:rFonts w:asciiTheme="minorBidi" w:hAnsiTheme="minorBidi"/>
          <w:sz w:val="24"/>
          <w:szCs w:val="24"/>
        </w:rPr>
        <w:softHyphen/>
      </w:r>
      <w:r w:rsidRPr="00F419D0">
        <w:rPr>
          <w:rFonts w:asciiTheme="minorBidi" w:hAnsiTheme="minorBidi"/>
          <w:sz w:val="24"/>
          <w:szCs w:val="24"/>
          <w:rtl/>
        </w:rPr>
        <w:t>ها</w:t>
      </w:r>
      <w:r w:rsidRPr="00F419D0">
        <w:rPr>
          <w:rFonts w:asciiTheme="minorBidi" w:hAnsiTheme="minorBidi"/>
          <w:sz w:val="24"/>
          <w:szCs w:val="24"/>
          <w:rtl/>
        </w:rPr>
        <w:footnoteReference w:id="17"/>
      </w:r>
      <w:r w:rsidRPr="00F419D0">
        <w:rPr>
          <w:rFonts w:asciiTheme="minorBidi" w:hAnsiTheme="minorBidi"/>
          <w:sz w:val="24"/>
          <w:szCs w:val="24"/>
          <w:rtl/>
        </w:rPr>
        <w:t>، راهنمایی</w:t>
      </w:r>
      <w:r w:rsidRPr="00F419D0">
        <w:rPr>
          <w:rFonts w:asciiTheme="minorBidi" w:hAnsiTheme="minorBidi"/>
          <w:sz w:val="24"/>
          <w:szCs w:val="24"/>
        </w:rPr>
        <w:softHyphen/>
      </w:r>
      <w:r w:rsidRPr="00F419D0">
        <w:rPr>
          <w:rFonts w:asciiTheme="minorBidi" w:hAnsiTheme="minorBidi"/>
          <w:sz w:val="24"/>
          <w:szCs w:val="24"/>
          <w:rtl/>
        </w:rPr>
        <w:t>ها</w:t>
      </w:r>
      <w:r w:rsidRPr="00F419D0">
        <w:rPr>
          <w:rFonts w:asciiTheme="minorBidi" w:hAnsiTheme="minorBidi"/>
          <w:sz w:val="24"/>
          <w:szCs w:val="24"/>
          <w:rtl/>
        </w:rPr>
        <w:footnoteReference w:id="18"/>
      </w:r>
      <w:r w:rsidRPr="00F419D0">
        <w:rPr>
          <w:rFonts w:asciiTheme="minorBidi" w:hAnsiTheme="minorBidi"/>
          <w:sz w:val="24"/>
          <w:szCs w:val="24"/>
          <w:rtl/>
        </w:rPr>
        <w:t>، دستاورد</w:t>
      </w:r>
      <w:r w:rsidRPr="00F419D0">
        <w:rPr>
          <w:rFonts w:asciiTheme="minorBidi" w:hAnsiTheme="minorBidi"/>
          <w:sz w:val="24"/>
          <w:szCs w:val="24"/>
        </w:rPr>
        <w:softHyphen/>
      </w:r>
      <w:r w:rsidRPr="00F419D0">
        <w:rPr>
          <w:rFonts w:asciiTheme="minorBidi" w:hAnsiTheme="minorBidi"/>
          <w:sz w:val="24"/>
          <w:szCs w:val="24"/>
          <w:rtl/>
        </w:rPr>
        <w:t>ها</w:t>
      </w:r>
      <w:r w:rsidRPr="00F419D0">
        <w:rPr>
          <w:rFonts w:asciiTheme="minorBidi" w:hAnsiTheme="minorBidi"/>
          <w:sz w:val="24"/>
          <w:szCs w:val="24"/>
          <w:rtl/>
        </w:rPr>
        <w:footnoteReference w:id="19"/>
      </w:r>
      <w:r w:rsidRPr="00F419D0">
        <w:rPr>
          <w:rFonts w:asciiTheme="minorBidi" w:hAnsiTheme="minorBidi"/>
          <w:sz w:val="24"/>
          <w:szCs w:val="24"/>
          <w:rtl/>
        </w:rPr>
        <w:t xml:space="preserve"> و نقش</w:t>
      </w:r>
      <w:r w:rsidRPr="00F419D0">
        <w:rPr>
          <w:rFonts w:asciiTheme="minorBidi" w:hAnsiTheme="minorBidi"/>
          <w:sz w:val="24"/>
          <w:szCs w:val="24"/>
        </w:rPr>
        <w:softHyphen/>
      </w:r>
      <w:r w:rsidRPr="00F419D0">
        <w:rPr>
          <w:rFonts w:asciiTheme="minorBidi" w:hAnsiTheme="minorBidi"/>
          <w:sz w:val="24"/>
          <w:szCs w:val="24"/>
          <w:rtl/>
        </w:rPr>
        <w:t>ها</w:t>
      </w:r>
      <w:r w:rsidRPr="00F419D0">
        <w:rPr>
          <w:rFonts w:asciiTheme="minorBidi" w:hAnsiTheme="minorBidi"/>
          <w:sz w:val="24"/>
          <w:szCs w:val="24"/>
          <w:rtl/>
        </w:rPr>
        <w:footnoteReference w:id="20"/>
      </w:r>
      <w:r w:rsidRPr="00F419D0">
        <w:rPr>
          <w:rFonts w:asciiTheme="minorBidi" w:hAnsiTheme="minorBidi"/>
          <w:sz w:val="24"/>
          <w:szCs w:val="24"/>
          <w:rtl/>
        </w:rPr>
        <w:t xml:space="preserve"> در قالب دیسیپلین</w:t>
      </w:r>
      <w:r w:rsidRPr="00F419D0">
        <w:rPr>
          <w:rFonts w:asciiTheme="minorBidi" w:hAnsiTheme="minorBidi"/>
          <w:sz w:val="24"/>
          <w:szCs w:val="24"/>
        </w:rPr>
        <w:softHyphen/>
      </w:r>
      <w:r w:rsidRPr="00F419D0">
        <w:rPr>
          <w:rFonts w:asciiTheme="minorBidi" w:hAnsiTheme="minorBidi"/>
          <w:sz w:val="24"/>
          <w:szCs w:val="24"/>
          <w:rtl/>
        </w:rPr>
        <w:t>ها</w:t>
      </w:r>
      <w:r w:rsidRPr="00F419D0">
        <w:rPr>
          <w:rFonts w:asciiTheme="minorBidi" w:hAnsiTheme="minorBidi"/>
          <w:sz w:val="24"/>
          <w:szCs w:val="24"/>
          <w:rtl/>
        </w:rPr>
        <w:footnoteReference w:id="21"/>
      </w:r>
      <w:r w:rsidRPr="00F419D0">
        <w:rPr>
          <w:rFonts w:asciiTheme="minorBidi" w:hAnsiTheme="minorBidi"/>
          <w:sz w:val="24"/>
          <w:szCs w:val="24"/>
          <w:rtl/>
        </w:rPr>
        <w:t xml:space="preserve"> یا جریان</w:t>
      </w:r>
      <w:r w:rsidRPr="00F419D0">
        <w:rPr>
          <w:rFonts w:asciiTheme="minorBidi" w:hAnsiTheme="minorBidi"/>
          <w:sz w:val="24"/>
          <w:szCs w:val="24"/>
        </w:rPr>
        <w:softHyphen/>
      </w:r>
      <w:r w:rsidRPr="00F419D0">
        <w:rPr>
          <w:rFonts w:asciiTheme="minorBidi" w:hAnsiTheme="minorBidi"/>
          <w:sz w:val="24"/>
          <w:szCs w:val="24"/>
          <w:rtl/>
        </w:rPr>
        <w:t>های منظم و منطقی مجموعه</w:t>
      </w:r>
      <w:r w:rsidRPr="00F419D0">
        <w:rPr>
          <w:rFonts w:asciiTheme="minorBidi" w:hAnsiTheme="minorBidi"/>
          <w:sz w:val="24"/>
          <w:szCs w:val="24"/>
        </w:rPr>
        <w:softHyphen/>
      </w:r>
      <w:r w:rsidRPr="00F419D0">
        <w:rPr>
          <w:rFonts w:asciiTheme="minorBidi" w:hAnsiTheme="minorBidi"/>
          <w:sz w:val="24"/>
          <w:szCs w:val="24"/>
          <w:rtl/>
        </w:rPr>
        <w:softHyphen/>
        <w:t>ی کار</w:t>
      </w:r>
      <w:r w:rsidRPr="00F419D0">
        <w:rPr>
          <w:rFonts w:asciiTheme="minorBidi" w:hAnsiTheme="minorBidi"/>
          <w:sz w:val="24"/>
          <w:szCs w:val="24"/>
        </w:rPr>
        <w:softHyphen/>
      </w:r>
      <w:r w:rsidRPr="00F419D0">
        <w:rPr>
          <w:rFonts w:asciiTheme="minorBidi" w:hAnsiTheme="minorBidi"/>
          <w:sz w:val="24"/>
          <w:szCs w:val="24"/>
          <w:rtl/>
        </w:rPr>
        <w:t>ها</w:t>
      </w:r>
      <w:r w:rsidRPr="00F419D0">
        <w:rPr>
          <w:rFonts w:asciiTheme="minorBidi" w:hAnsiTheme="minorBidi"/>
          <w:sz w:val="24"/>
          <w:szCs w:val="24"/>
          <w:rtl/>
        </w:rPr>
        <w:footnoteReference w:id="22"/>
      </w:r>
      <w:r w:rsidRPr="00F419D0">
        <w:rPr>
          <w:rFonts w:asciiTheme="minorBidi" w:hAnsiTheme="minorBidi"/>
          <w:sz w:val="24"/>
          <w:szCs w:val="24"/>
          <w:rtl/>
        </w:rPr>
        <w:t xml:space="preserve"> می</w:t>
      </w:r>
      <w:r w:rsidRPr="00F419D0">
        <w:rPr>
          <w:rFonts w:asciiTheme="minorBidi" w:hAnsiTheme="minorBidi"/>
          <w:sz w:val="24"/>
          <w:szCs w:val="24"/>
        </w:rPr>
        <w:softHyphen/>
      </w:r>
      <w:r w:rsidRPr="00F419D0">
        <w:rPr>
          <w:rFonts w:asciiTheme="minorBidi" w:hAnsiTheme="minorBidi"/>
          <w:sz w:val="24"/>
          <w:szCs w:val="24"/>
          <w:rtl/>
        </w:rPr>
        <w:t>باشد.</w:t>
      </w:r>
    </w:p>
    <w:p w:rsidR="00436FB4" w:rsidRPr="00F419D0" w:rsidRDefault="00436FB4" w:rsidP="00B977E4">
      <w:pPr>
        <w:rPr>
          <w:rFonts w:asciiTheme="minorBidi" w:hAnsiTheme="minorBidi"/>
          <w:sz w:val="24"/>
          <w:szCs w:val="24"/>
        </w:rPr>
      </w:pPr>
    </w:p>
    <w:p w:rsidR="0015128E" w:rsidRPr="00F419D0" w:rsidRDefault="0015128E" w:rsidP="00B977E4">
      <w:pPr>
        <w:rPr>
          <w:rFonts w:asciiTheme="minorBidi" w:hAnsiTheme="minorBidi"/>
          <w:sz w:val="24"/>
          <w:szCs w:val="24"/>
          <w:rtl/>
        </w:rPr>
      </w:pPr>
      <w:r w:rsidRPr="00F419D0">
        <w:rPr>
          <w:rFonts w:asciiTheme="minorBidi" w:hAnsiTheme="minorBidi"/>
          <w:sz w:val="24"/>
          <w:szCs w:val="24"/>
          <w:rtl/>
        </w:rPr>
        <w:t>ساختار دینامیک آر.یو.پی</w:t>
      </w:r>
    </w:p>
    <w:p w:rsidR="0015128E" w:rsidRPr="00F419D0" w:rsidRDefault="0015128E" w:rsidP="00B977E4">
      <w:pPr>
        <w:rPr>
          <w:rFonts w:asciiTheme="minorBidi" w:hAnsiTheme="minorBidi"/>
          <w:sz w:val="24"/>
          <w:szCs w:val="24"/>
          <w:rtl/>
        </w:rPr>
      </w:pPr>
      <w:r w:rsidRPr="00F419D0">
        <w:rPr>
          <w:rFonts w:asciiTheme="minorBidi" w:hAnsiTheme="minorBidi"/>
          <w:sz w:val="24"/>
          <w:szCs w:val="24"/>
          <w:rtl/>
        </w:rPr>
        <w:t>بر اساس فرایند آر.یو.پی، یک پروژه</w:t>
      </w:r>
      <w:r w:rsidRPr="00F419D0">
        <w:rPr>
          <w:rFonts w:asciiTheme="minorBidi" w:hAnsiTheme="minorBidi"/>
          <w:sz w:val="24"/>
          <w:szCs w:val="24"/>
        </w:rPr>
        <w:softHyphen/>
      </w:r>
      <w:r w:rsidRPr="00F419D0">
        <w:rPr>
          <w:rFonts w:asciiTheme="minorBidi" w:hAnsiTheme="minorBidi"/>
          <w:sz w:val="24"/>
          <w:szCs w:val="24"/>
          <w:rtl/>
        </w:rPr>
        <w:t>ی نرم افزاری که با هدف تولید یک فراورده</w:t>
      </w:r>
      <w:r w:rsidRPr="00F419D0">
        <w:rPr>
          <w:rFonts w:asciiTheme="minorBidi" w:hAnsiTheme="minorBidi"/>
          <w:sz w:val="24"/>
          <w:szCs w:val="24"/>
        </w:rPr>
        <w:softHyphen/>
      </w:r>
      <w:r w:rsidRPr="00F419D0">
        <w:rPr>
          <w:rFonts w:asciiTheme="minorBidi" w:hAnsiTheme="minorBidi"/>
          <w:sz w:val="24"/>
          <w:szCs w:val="24"/>
          <w:rtl/>
        </w:rPr>
        <w:t>ی نرم افزاری تعریف و اجرا می</w:t>
      </w:r>
      <w:r w:rsidRPr="00F419D0">
        <w:rPr>
          <w:rFonts w:asciiTheme="minorBidi" w:hAnsiTheme="minorBidi"/>
          <w:sz w:val="24"/>
          <w:szCs w:val="24"/>
        </w:rPr>
        <w:softHyphen/>
      </w:r>
      <w:r w:rsidRPr="00F419D0">
        <w:rPr>
          <w:rFonts w:asciiTheme="minorBidi" w:hAnsiTheme="minorBidi"/>
          <w:sz w:val="24"/>
          <w:szCs w:val="24"/>
          <w:rtl/>
        </w:rPr>
        <w:t>گردد، از نظر دینامیکی یا بعد زمانی دارای چهار فاز می باشد: فاز آغازین</w:t>
      </w:r>
      <w:r w:rsidRPr="00F419D0">
        <w:rPr>
          <w:rFonts w:asciiTheme="minorBidi" w:hAnsiTheme="minorBidi"/>
          <w:sz w:val="24"/>
          <w:szCs w:val="24"/>
          <w:rtl/>
        </w:rPr>
        <w:footnoteReference w:id="23"/>
      </w:r>
      <w:r w:rsidRPr="00F419D0">
        <w:rPr>
          <w:rFonts w:asciiTheme="minorBidi" w:hAnsiTheme="minorBidi"/>
          <w:sz w:val="24"/>
          <w:szCs w:val="24"/>
          <w:rtl/>
        </w:rPr>
        <w:t xml:space="preserve"> (یا فاز شناخت)، فاز تشریح</w:t>
      </w:r>
      <w:r w:rsidRPr="00F419D0">
        <w:rPr>
          <w:rFonts w:asciiTheme="minorBidi" w:hAnsiTheme="minorBidi"/>
          <w:sz w:val="24"/>
          <w:szCs w:val="24"/>
          <w:rtl/>
        </w:rPr>
        <w:footnoteReference w:id="24"/>
      </w:r>
      <w:r w:rsidRPr="00F419D0">
        <w:rPr>
          <w:rFonts w:asciiTheme="minorBidi" w:hAnsiTheme="minorBidi"/>
          <w:sz w:val="24"/>
          <w:szCs w:val="24"/>
          <w:rtl/>
        </w:rPr>
        <w:t xml:space="preserve"> (یا فاز معماری)، فاز ساخت</w:t>
      </w:r>
      <w:r w:rsidRPr="00F419D0">
        <w:rPr>
          <w:rFonts w:asciiTheme="minorBidi" w:hAnsiTheme="minorBidi"/>
          <w:sz w:val="24"/>
          <w:szCs w:val="24"/>
          <w:rtl/>
        </w:rPr>
        <w:footnoteReference w:id="25"/>
      </w:r>
      <w:r w:rsidRPr="00F419D0">
        <w:rPr>
          <w:rFonts w:asciiTheme="minorBidi" w:hAnsiTheme="minorBidi"/>
          <w:sz w:val="24"/>
          <w:szCs w:val="24"/>
          <w:rtl/>
        </w:rPr>
        <w:t xml:space="preserve"> و فاز انتقال</w:t>
      </w:r>
      <w:r w:rsidRPr="00F419D0">
        <w:rPr>
          <w:rFonts w:asciiTheme="minorBidi" w:hAnsiTheme="minorBidi"/>
          <w:sz w:val="24"/>
          <w:szCs w:val="24"/>
          <w:rtl/>
        </w:rPr>
        <w:footnoteReference w:id="26"/>
      </w:r>
      <w:r w:rsidRPr="00F419D0">
        <w:rPr>
          <w:rFonts w:asciiTheme="minorBidi" w:hAnsiTheme="minorBidi"/>
          <w:sz w:val="24"/>
          <w:szCs w:val="24"/>
          <w:rtl/>
        </w:rPr>
        <w:t>. در شکل 3-5 ، نمای کلی این چهار فاز نشان داده شده است.</w:t>
      </w:r>
    </w:p>
    <w:p w:rsidR="0015128E" w:rsidRPr="00F419D0" w:rsidRDefault="0015128E" w:rsidP="00B977E4">
      <w:pPr>
        <w:rPr>
          <w:rFonts w:asciiTheme="minorBidi" w:hAnsiTheme="minorBidi"/>
          <w:sz w:val="24"/>
          <w:szCs w:val="24"/>
        </w:rPr>
      </w:pPr>
      <w:r w:rsidRPr="00F419D0">
        <w:rPr>
          <w:rFonts w:asciiTheme="minorBidi" w:hAnsiTheme="minorBidi"/>
          <w:sz w:val="24"/>
          <w:szCs w:val="24"/>
          <w:rtl/>
        </w:rPr>
        <w:t>شکل 3-5</w:t>
      </w:r>
    </w:p>
    <w:p w:rsidR="0015128E" w:rsidRPr="00F419D0" w:rsidRDefault="0015128E" w:rsidP="00B977E4">
      <w:pPr>
        <w:rPr>
          <w:rFonts w:asciiTheme="minorBidi" w:hAnsiTheme="minorBidi"/>
          <w:sz w:val="24"/>
          <w:szCs w:val="24"/>
          <w:rtl/>
        </w:rPr>
      </w:pPr>
      <w:r w:rsidRPr="00F419D0">
        <w:rPr>
          <w:rFonts w:asciiTheme="minorBidi" w:hAnsiTheme="minorBidi"/>
          <w:sz w:val="24"/>
          <w:szCs w:val="24"/>
          <w:rtl/>
        </w:rPr>
        <w:t>چهار فاز یک پروژه در آر.یو.پی و مراحل مهندسی و فرآوری</w:t>
      </w:r>
    </w:p>
    <w:p w:rsidR="0015128E" w:rsidRPr="00F419D0" w:rsidRDefault="0015128E" w:rsidP="00B977E4">
      <w:pPr>
        <w:rPr>
          <w:rFonts w:asciiTheme="minorBidi" w:hAnsiTheme="minorBidi"/>
          <w:sz w:val="24"/>
          <w:szCs w:val="24"/>
          <w:rtl/>
        </w:rPr>
      </w:pPr>
      <w:r w:rsidRPr="00F419D0">
        <w:rPr>
          <w:rFonts w:asciiTheme="minorBidi" w:hAnsiTheme="minorBidi"/>
          <w:sz w:val="24"/>
          <w:szCs w:val="24"/>
        </w:rPr>
        <w:lastRenderedPageBreak/>
        <w:drawing>
          <wp:inline distT="0" distB="0" distL="0" distR="0" wp14:anchorId="0F2A4ABE" wp14:editId="3BBEB9DF">
            <wp:extent cx="5534025" cy="3286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4025" cy="3286125"/>
                    </a:xfrm>
                    <a:prstGeom prst="rect">
                      <a:avLst/>
                    </a:prstGeom>
                  </pic:spPr>
                </pic:pic>
              </a:graphicData>
            </a:graphic>
          </wp:inline>
        </w:drawing>
      </w:r>
    </w:p>
    <w:p w:rsidR="0015128E" w:rsidRPr="00F419D0" w:rsidRDefault="0015128E" w:rsidP="00B977E4">
      <w:pPr>
        <w:rPr>
          <w:rFonts w:asciiTheme="minorBidi" w:hAnsiTheme="minorBidi"/>
          <w:sz w:val="24"/>
          <w:szCs w:val="24"/>
          <w:rtl/>
        </w:rPr>
      </w:pPr>
      <w:r w:rsidRPr="00F419D0">
        <w:rPr>
          <w:rFonts w:asciiTheme="minorBidi" w:hAnsiTheme="minorBidi"/>
          <w:sz w:val="24"/>
          <w:szCs w:val="24"/>
          <w:rtl/>
        </w:rPr>
        <w:t>دو فاز اول را مرحله مهندسی</w:t>
      </w:r>
      <w:r w:rsidRPr="00F419D0">
        <w:rPr>
          <w:rFonts w:asciiTheme="minorBidi" w:hAnsiTheme="minorBidi"/>
          <w:sz w:val="24"/>
          <w:szCs w:val="24"/>
          <w:rtl/>
        </w:rPr>
        <w:footnoteReference w:id="27"/>
      </w:r>
      <w:r w:rsidRPr="00F419D0">
        <w:rPr>
          <w:rFonts w:asciiTheme="minorBidi" w:hAnsiTheme="minorBidi"/>
          <w:sz w:val="24"/>
          <w:szCs w:val="24"/>
          <w:rtl/>
        </w:rPr>
        <w:t xml:space="preserve"> و دو فاز آخر را مرحله فرآوری</w:t>
      </w:r>
      <w:r w:rsidRPr="00F419D0">
        <w:rPr>
          <w:rFonts w:asciiTheme="minorBidi" w:hAnsiTheme="minorBidi"/>
          <w:sz w:val="24"/>
          <w:szCs w:val="24"/>
          <w:rtl/>
        </w:rPr>
        <w:footnoteReference w:id="28"/>
      </w:r>
      <w:r w:rsidRPr="00F419D0">
        <w:rPr>
          <w:rFonts w:asciiTheme="minorBidi" w:hAnsiTheme="minorBidi"/>
          <w:sz w:val="24"/>
          <w:szCs w:val="24"/>
          <w:rtl/>
        </w:rPr>
        <w:t xml:space="preserve"> می</w:t>
      </w:r>
      <w:r w:rsidRPr="00F419D0">
        <w:rPr>
          <w:rFonts w:asciiTheme="minorBidi" w:hAnsiTheme="minorBidi"/>
          <w:sz w:val="24"/>
          <w:szCs w:val="24"/>
        </w:rPr>
        <w:softHyphen/>
      </w:r>
      <w:r w:rsidRPr="00F419D0">
        <w:rPr>
          <w:rFonts w:asciiTheme="minorBidi" w:hAnsiTheme="minorBidi"/>
          <w:sz w:val="24"/>
          <w:szCs w:val="24"/>
          <w:rtl/>
        </w:rPr>
        <w:t>نامند. همان گونه که در شکل 3-5 ملاحظه می</w:t>
      </w:r>
      <w:r w:rsidRPr="00F419D0">
        <w:rPr>
          <w:rFonts w:asciiTheme="minorBidi" w:hAnsiTheme="minorBidi"/>
          <w:sz w:val="24"/>
          <w:szCs w:val="24"/>
          <w:rtl/>
        </w:rPr>
        <w:softHyphen/>
        <w:t>نمایید، نرم افزار در طول چهار فاز آر.یو.پی، روندی تکاملی را پشت سر می</w:t>
      </w:r>
      <w:r w:rsidRPr="00F419D0">
        <w:rPr>
          <w:rFonts w:asciiTheme="minorBidi" w:hAnsiTheme="minorBidi"/>
          <w:sz w:val="24"/>
          <w:szCs w:val="24"/>
          <w:rtl/>
        </w:rPr>
        <w:softHyphen/>
        <w:t>گذارد.</w:t>
      </w:r>
    </w:p>
    <w:p w:rsidR="0015128E" w:rsidRPr="00F419D0" w:rsidRDefault="0015128E" w:rsidP="00B977E4">
      <w:pPr>
        <w:rPr>
          <w:rFonts w:asciiTheme="minorBidi" w:hAnsiTheme="minorBidi"/>
          <w:sz w:val="24"/>
          <w:szCs w:val="24"/>
          <w:rtl/>
        </w:rPr>
      </w:pPr>
      <w:r w:rsidRPr="00F419D0">
        <w:rPr>
          <w:rFonts w:asciiTheme="minorBidi" w:hAnsiTheme="minorBidi"/>
          <w:sz w:val="24"/>
          <w:szCs w:val="24"/>
          <w:rtl/>
        </w:rPr>
        <w:t>در این فرایند، تکامل فراورده</w:t>
      </w:r>
      <w:r w:rsidRPr="00F419D0">
        <w:rPr>
          <w:rFonts w:asciiTheme="minorBidi" w:hAnsiTheme="minorBidi"/>
          <w:sz w:val="24"/>
          <w:szCs w:val="24"/>
          <w:rtl/>
        </w:rPr>
        <w:softHyphen/>
        <w:t>ی نرم افزاری را می توان به بزرگ شدن یک گلوله کوچک برف که از بالای یک کوه به سمت پایین سرازیر شده است، تشبیه نمود.البته اگر در مسیر این گلوله برف موانع    پیش</w:t>
      </w:r>
      <w:r w:rsidRPr="00F419D0">
        <w:rPr>
          <w:rFonts w:asciiTheme="minorBidi" w:hAnsiTheme="minorBidi"/>
          <w:sz w:val="24"/>
          <w:szCs w:val="24"/>
          <w:rtl/>
        </w:rPr>
        <w:softHyphen/>
        <w:t>بینی نشده ای (یا همان ریسک ها) وجود داشته باشد، گلوله متلاشی خواهد شد و احتمالاً به جای یک گلوله</w:t>
      </w:r>
      <w:r w:rsidRPr="00F419D0">
        <w:rPr>
          <w:rFonts w:asciiTheme="minorBidi" w:hAnsiTheme="minorBidi"/>
          <w:sz w:val="24"/>
          <w:szCs w:val="24"/>
          <w:rtl/>
        </w:rPr>
        <w:softHyphen/>
        <w:t>ی کامل برف که معادل یک فراورده</w:t>
      </w:r>
      <w:r w:rsidRPr="00F419D0">
        <w:rPr>
          <w:rFonts w:asciiTheme="minorBidi" w:hAnsiTheme="minorBidi"/>
          <w:sz w:val="24"/>
          <w:szCs w:val="24"/>
          <w:rtl/>
        </w:rPr>
        <w:softHyphen/>
        <w:t xml:space="preserve">ی نرم افزاری با کیفیت مطلوب می باشد، چندین قطعه کوچک </w:t>
      </w:r>
    </w:p>
    <w:p w:rsidR="00B977E4" w:rsidRPr="00F419D0" w:rsidRDefault="00B977E4" w:rsidP="00B977E4">
      <w:pPr>
        <w:rPr>
          <w:rFonts w:asciiTheme="minorBidi" w:hAnsiTheme="minorBidi"/>
          <w:sz w:val="24"/>
          <w:szCs w:val="24"/>
          <w:rtl/>
        </w:rPr>
      </w:pPr>
      <w:r w:rsidRPr="00F419D0">
        <w:rPr>
          <w:rFonts w:asciiTheme="minorBidi" w:hAnsiTheme="minorBidi"/>
          <w:sz w:val="24"/>
          <w:szCs w:val="24"/>
          <w:rtl/>
        </w:rPr>
        <w:t>نصيبمان خواهد شد. بنابراين يك جايي در اين مسير بايد آگاهي و اطلاع خوبي از موانع احتمالي و همچنين</w:t>
      </w:r>
    </w:p>
    <w:p w:rsidR="00B977E4" w:rsidRPr="00F419D0" w:rsidRDefault="00B977E4" w:rsidP="00B977E4">
      <w:pPr>
        <w:rPr>
          <w:rFonts w:asciiTheme="minorBidi" w:hAnsiTheme="minorBidi"/>
          <w:sz w:val="24"/>
          <w:szCs w:val="24"/>
          <w:rtl/>
        </w:rPr>
      </w:pPr>
      <w:r w:rsidRPr="00F419D0">
        <w:rPr>
          <w:rFonts w:asciiTheme="minorBidi" w:hAnsiTheme="minorBidi"/>
          <w:sz w:val="24"/>
          <w:szCs w:val="24"/>
          <w:rtl/>
        </w:rPr>
        <w:t>استحكام مناسب گلوله ي برف داشته باشيم و البته اين كار با نشستن بالاي كوه و نقشه و طرح ريختن ممكن</w:t>
      </w:r>
    </w:p>
    <w:p w:rsidR="00B977E4" w:rsidRPr="00F419D0" w:rsidRDefault="00B977E4" w:rsidP="00B977E4">
      <w:pPr>
        <w:rPr>
          <w:rFonts w:asciiTheme="minorBidi" w:hAnsiTheme="minorBidi"/>
          <w:sz w:val="24"/>
          <w:szCs w:val="24"/>
          <w:rtl/>
        </w:rPr>
      </w:pPr>
      <w:r w:rsidRPr="00F419D0">
        <w:rPr>
          <w:rFonts w:asciiTheme="minorBidi" w:hAnsiTheme="minorBidi"/>
          <w:sz w:val="24"/>
          <w:szCs w:val="24"/>
          <w:rtl/>
        </w:rPr>
        <w:t>نيست! اين ملاحظات در مورد نرم افزار يعني تثبيت و استحكام معماري آن. آر.يو.پي كه بر اساس تجربه ي</w:t>
      </w:r>
    </w:p>
    <w:p w:rsidR="00B977E4" w:rsidRPr="00F419D0" w:rsidRDefault="00B977E4" w:rsidP="00B977E4">
      <w:pPr>
        <w:rPr>
          <w:rFonts w:asciiTheme="minorBidi" w:hAnsiTheme="minorBidi"/>
          <w:sz w:val="24"/>
          <w:szCs w:val="24"/>
          <w:rtl/>
        </w:rPr>
      </w:pPr>
      <w:r w:rsidRPr="00F419D0">
        <w:rPr>
          <w:rFonts w:asciiTheme="minorBidi" w:hAnsiTheme="minorBidi"/>
          <w:sz w:val="24"/>
          <w:szCs w:val="24"/>
          <w:rtl/>
        </w:rPr>
        <w:t>موفق پروژه هاي مختلف ايجاد شده، به دليل اهيمت موضوع معماري و تثبيت هر چه سري عتر آن، يك فاز را</w:t>
      </w:r>
    </w:p>
    <w:p w:rsidR="00B203CF" w:rsidRPr="00F419D0" w:rsidRDefault="00B977E4" w:rsidP="00B977E4">
      <w:pPr>
        <w:rPr>
          <w:rFonts w:asciiTheme="minorBidi" w:hAnsiTheme="minorBidi"/>
          <w:sz w:val="24"/>
          <w:szCs w:val="24"/>
          <w:rtl/>
          <w:lang w:bidi="fa-IR"/>
        </w:rPr>
      </w:pPr>
      <w:r w:rsidRPr="00F419D0">
        <w:rPr>
          <w:rFonts w:asciiTheme="minorBidi" w:hAnsiTheme="minorBidi"/>
          <w:sz w:val="24"/>
          <w:szCs w:val="24"/>
          <w:rtl/>
        </w:rPr>
        <w:t>به معماري اختصاص داده است.</w:t>
      </w:r>
    </w:p>
    <w:p w:rsidR="00B977E4" w:rsidRPr="00F419D0" w:rsidRDefault="00B977E4" w:rsidP="00B977E4">
      <w:pPr>
        <w:rPr>
          <w:rFonts w:asciiTheme="minorBidi" w:hAnsiTheme="minorBidi"/>
          <w:sz w:val="24"/>
          <w:szCs w:val="24"/>
          <w:rtl/>
          <w:lang w:bidi="fa-IR"/>
        </w:rPr>
      </w:pPr>
      <w:r w:rsidRPr="00F419D0">
        <w:rPr>
          <w:rFonts w:asciiTheme="minorBidi" w:hAnsiTheme="minorBidi"/>
          <w:sz w:val="24"/>
          <w:szCs w:val="24"/>
          <w:rtl/>
          <w:lang w:bidi="fa-IR"/>
        </w:rPr>
        <w:t>در انتهاي هر يك از فازهاي چهارگانه ي آر.يو.پي، يك نقطه ي تصميم گيري كليدي يا سازماني ١، وجود</w:t>
      </w:r>
    </w:p>
    <w:p w:rsidR="00B977E4" w:rsidRPr="00F419D0" w:rsidRDefault="00B977E4" w:rsidP="00B977E4">
      <w:pPr>
        <w:rPr>
          <w:rFonts w:asciiTheme="minorBidi" w:hAnsiTheme="minorBidi"/>
          <w:sz w:val="24"/>
          <w:szCs w:val="24"/>
          <w:rtl/>
          <w:lang w:bidi="fa-IR"/>
        </w:rPr>
      </w:pPr>
      <w:r w:rsidRPr="00F419D0">
        <w:rPr>
          <w:rFonts w:asciiTheme="minorBidi" w:hAnsiTheme="minorBidi"/>
          <w:sz w:val="24"/>
          <w:szCs w:val="24"/>
          <w:rtl/>
          <w:lang w:bidi="fa-IR"/>
        </w:rPr>
        <w:t>دارد. در واقع، بر خلاف فازهاي فرايند آبشاري كه ماهيت</w:t>
      </w:r>
      <w:r w:rsidRPr="00F419D0">
        <w:rPr>
          <w:rFonts w:asciiTheme="minorBidi" w:hAnsiTheme="minorBidi"/>
          <w:sz w:val="24"/>
          <w:szCs w:val="24"/>
          <w:lang w:bidi="fa-IR"/>
        </w:rPr>
        <w:t></w:t>
      </w:r>
      <w:r w:rsidRPr="00F419D0">
        <w:rPr>
          <w:rFonts w:asciiTheme="minorBidi" w:hAnsiTheme="minorBidi"/>
          <w:sz w:val="24"/>
          <w:szCs w:val="24"/>
          <w:rtl/>
          <w:lang w:bidi="fa-IR"/>
        </w:rPr>
        <w:t xml:space="preserve"> فعاليت و كار را در بر دارند، مفهوم فازهاي آر.يو.پي،</w:t>
      </w:r>
    </w:p>
    <w:p w:rsidR="00B977E4" w:rsidRPr="00F419D0" w:rsidRDefault="00B977E4" w:rsidP="00B977E4">
      <w:pPr>
        <w:rPr>
          <w:rFonts w:asciiTheme="minorBidi" w:hAnsiTheme="minorBidi"/>
          <w:sz w:val="24"/>
          <w:szCs w:val="24"/>
          <w:rtl/>
          <w:lang w:bidi="fa-IR"/>
        </w:rPr>
      </w:pPr>
      <w:r w:rsidRPr="00F419D0">
        <w:rPr>
          <w:rFonts w:asciiTheme="minorBidi" w:hAnsiTheme="minorBidi"/>
          <w:sz w:val="24"/>
          <w:szCs w:val="24"/>
          <w:rtl/>
          <w:lang w:bidi="fa-IR"/>
        </w:rPr>
        <w:t>رسيدن به يك نقطه ي تصميم گيري كليدي و اتخاذ تصميم مناسب مي باشد (به عنوان مثال، فاز شناخت در</w:t>
      </w:r>
    </w:p>
    <w:p w:rsidR="00B977E4" w:rsidRPr="00F419D0" w:rsidRDefault="00B977E4" w:rsidP="00B977E4">
      <w:pPr>
        <w:rPr>
          <w:rFonts w:asciiTheme="minorBidi" w:hAnsiTheme="minorBidi"/>
          <w:sz w:val="24"/>
          <w:szCs w:val="24"/>
          <w:rtl/>
          <w:lang w:bidi="fa-IR"/>
        </w:rPr>
      </w:pPr>
      <w:r w:rsidRPr="00F419D0">
        <w:rPr>
          <w:rFonts w:asciiTheme="minorBidi" w:hAnsiTheme="minorBidi"/>
          <w:sz w:val="24"/>
          <w:szCs w:val="24"/>
          <w:rtl/>
          <w:lang w:bidi="fa-IR"/>
        </w:rPr>
        <w:lastRenderedPageBreak/>
        <w:t>رويكرد آبشاري، بازه ي زماني است كه در آن مجموعه ي فعاليت هاي مرتبط با شناخت انجام شده و پايان اين</w:t>
      </w:r>
    </w:p>
    <w:p w:rsidR="00B977E4" w:rsidRPr="00F419D0" w:rsidRDefault="00B977E4" w:rsidP="00B977E4">
      <w:pPr>
        <w:rPr>
          <w:rFonts w:asciiTheme="minorBidi" w:hAnsiTheme="minorBidi"/>
          <w:sz w:val="24"/>
          <w:szCs w:val="24"/>
          <w:rtl/>
          <w:lang w:bidi="fa-IR"/>
        </w:rPr>
      </w:pPr>
      <w:r w:rsidRPr="00F419D0">
        <w:rPr>
          <w:rFonts w:asciiTheme="minorBidi" w:hAnsiTheme="minorBidi"/>
          <w:sz w:val="24"/>
          <w:szCs w:val="24"/>
          <w:rtl/>
          <w:lang w:bidi="fa-IR"/>
        </w:rPr>
        <w:t>فاز منوط به انجام شدن كاملِ اين مجموعه فعاليت ها مي باشد). بدين ترتيب برگشت از يك فاز به فاز قبلي در</w:t>
      </w:r>
    </w:p>
    <w:p w:rsidR="00B977E4" w:rsidRPr="00F419D0" w:rsidRDefault="00B977E4" w:rsidP="00B977E4">
      <w:pPr>
        <w:rPr>
          <w:rFonts w:asciiTheme="minorBidi" w:hAnsiTheme="minorBidi"/>
          <w:sz w:val="24"/>
          <w:szCs w:val="24"/>
          <w:rtl/>
          <w:lang w:bidi="fa-IR"/>
        </w:rPr>
      </w:pPr>
      <w:r w:rsidRPr="00F419D0">
        <w:rPr>
          <w:rFonts w:asciiTheme="minorBidi" w:hAnsiTheme="minorBidi"/>
          <w:sz w:val="24"/>
          <w:szCs w:val="24"/>
          <w:rtl/>
          <w:lang w:bidi="fa-IR"/>
        </w:rPr>
        <w:t>فرايند آر.يو.پي معنايي ندارد. در صورتي كه داشتن برگشت هاي مكرر از يك فاز به فاز يا فازهاي قبلي، از</w:t>
      </w:r>
    </w:p>
    <w:p w:rsidR="00B977E4" w:rsidRPr="00F419D0" w:rsidRDefault="00B977E4" w:rsidP="00B977E4">
      <w:pPr>
        <w:rPr>
          <w:rFonts w:asciiTheme="minorBidi" w:hAnsiTheme="minorBidi"/>
          <w:sz w:val="24"/>
          <w:szCs w:val="24"/>
          <w:rtl/>
          <w:lang w:bidi="fa-IR"/>
        </w:rPr>
      </w:pPr>
      <w:r w:rsidRPr="00F419D0">
        <w:rPr>
          <w:rFonts w:asciiTheme="minorBidi" w:hAnsiTheme="minorBidi"/>
          <w:sz w:val="24"/>
          <w:szCs w:val="24"/>
          <w:rtl/>
          <w:lang w:bidi="fa-IR"/>
        </w:rPr>
        <w:t>ويژگي هاي فرايندهاي مبتني بر رويكرد آبشاري مي باشد. توجه داشته باشيد كه فرايند آبشاري با داشتن</w:t>
      </w:r>
    </w:p>
    <w:p w:rsidR="00B977E4" w:rsidRPr="00F419D0" w:rsidRDefault="00B977E4" w:rsidP="00B977E4">
      <w:pPr>
        <w:rPr>
          <w:rFonts w:asciiTheme="minorBidi" w:hAnsiTheme="minorBidi"/>
          <w:sz w:val="24"/>
          <w:szCs w:val="24"/>
          <w:rtl/>
          <w:lang w:bidi="fa-IR"/>
        </w:rPr>
      </w:pPr>
      <w:r w:rsidRPr="00F419D0">
        <w:rPr>
          <w:rFonts w:asciiTheme="minorBidi" w:hAnsiTheme="minorBidi"/>
          <w:sz w:val="24"/>
          <w:szCs w:val="24"/>
          <w:rtl/>
          <w:lang w:bidi="fa-IR"/>
        </w:rPr>
        <w:t>ويژگي برگشت هاي مكرر و عمدتاً غير قابل پيش بيني، ديگر جايگاهي در صنعت نرم افزار ندارد!</w:t>
      </w:r>
    </w:p>
    <w:p w:rsidR="00B977E4" w:rsidRPr="00F419D0" w:rsidRDefault="00B977E4" w:rsidP="00B977E4">
      <w:pPr>
        <w:rPr>
          <w:rFonts w:asciiTheme="minorBidi" w:hAnsiTheme="minorBidi"/>
          <w:sz w:val="24"/>
          <w:szCs w:val="24"/>
          <w:rtl/>
          <w:lang w:bidi="fa-IR"/>
        </w:rPr>
      </w:pPr>
      <w:r w:rsidRPr="00F419D0">
        <w:rPr>
          <w:rFonts w:asciiTheme="minorBidi" w:hAnsiTheme="minorBidi"/>
          <w:sz w:val="24"/>
          <w:szCs w:val="24"/>
          <w:rtl/>
          <w:lang w:bidi="fa-IR"/>
        </w:rPr>
        <w:t>در بسياري از موارد در فازهاي مختلف دستيابي به تصميمات كليدي با انجام يكباره ي مجموعه ي</w:t>
      </w:r>
    </w:p>
    <w:p w:rsidR="00B977E4" w:rsidRPr="00F419D0" w:rsidRDefault="00B977E4" w:rsidP="00B977E4">
      <w:pPr>
        <w:rPr>
          <w:rFonts w:asciiTheme="minorBidi" w:hAnsiTheme="minorBidi"/>
          <w:sz w:val="24"/>
          <w:szCs w:val="24"/>
          <w:rtl/>
          <w:lang w:bidi="fa-IR"/>
        </w:rPr>
      </w:pPr>
      <w:r w:rsidRPr="00F419D0">
        <w:rPr>
          <w:rFonts w:asciiTheme="minorBidi" w:hAnsiTheme="minorBidi"/>
          <w:sz w:val="24"/>
          <w:szCs w:val="24"/>
          <w:rtl/>
          <w:lang w:bidi="fa-IR"/>
        </w:rPr>
        <w:t>فعاليت هاي مهندسي امكان پذير نمي باشد. اينجاست كه مفهوم تكرار ٢ مطرح مي گردد. هر يك از فازهاي</w:t>
      </w:r>
    </w:p>
    <w:p w:rsidR="00B977E4" w:rsidRPr="00F419D0" w:rsidRDefault="00B977E4" w:rsidP="00B977E4">
      <w:pPr>
        <w:rPr>
          <w:rFonts w:asciiTheme="minorBidi" w:hAnsiTheme="minorBidi"/>
          <w:sz w:val="24"/>
          <w:szCs w:val="24"/>
          <w:rtl/>
          <w:lang w:bidi="fa-IR"/>
        </w:rPr>
      </w:pPr>
      <w:r w:rsidRPr="00F419D0">
        <w:rPr>
          <w:rFonts w:asciiTheme="minorBidi" w:hAnsiTheme="minorBidi"/>
          <w:sz w:val="24"/>
          <w:szCs w:val="24"/>
          <w:rtl/>
          <w:lang w:bidi="fa-IR"/>
        </w:rPr>
        <w:t>آر.يو.پي مي تواند شامل يك يا چند تكرار باشد. تكرارها عمدتاً به تصميمات فني ٣ منجر مي شوند.</w:t>
      </w:r>
    </w:p>
    <w:p w:rsidR="00B977E4" w:rsidRPr="00F419D0" w:rsidRDefault="00B977E4" w:rsidP="00B977E4">
      <w:pPr>
        <w:rPr>
          <w:rFonts w:asciiTheme="minorBidi" w:hAnsiTheme="minorBidi"/>
          <w:sz w:val="24"/>
          <w:szCs w:val="24"/>
          <w:rtl/>
          <w:lang w:bidi="fa-IR"/>
        </w:rPr>
      </w:pPr>
      <w:r w:rsidRPr="00F419D0">
        <w:rPr>
          <w:rFonts w:asciiTheme="minorBidi" w:hAnsiTheme="minorBidi"/>
          <w:sz w:val="24"/>
          <w:szCs w:val="24"/>
          <w:rtl/>
          <w:lang w:bidi="fa-IR"/>
        </w:rPr>
        <w:t>در آر.يو.پي، اصطلاح م</w:t>
      </w:r>
      <w:r w:rsidRPr="00F419D0">
        <w:rPr>
          <w:rFonts w:asciiTheme="minorBidi" w:hAnsiTheme="minorBidi"/>
          <w:sz w:val="24"/>
          <w:szCs w:val="24"/>
          <w:lang w:bidi="fa-IR"/>
        </w:rPr>
        <w:t></w:t>
      </w:r>
      <w:r w:rsidRPr="00F419D0">
        <w:rPr>
          <w:rFonts w:asciiTheme="minorBidi" w:hAnsiTheme="minorBidi"/>
          <w:sz w:val="24"/>
          <w:szCs w:val="24"/>
          <w:rtl/>
          <w:lang w:bidi="fa-IR"/>
        </w:rPr>
        <w:t>ي ژور مايل ا</w:t>
      </w:r>
      <w:r w:rsidRPr="00F419D0">
        <w:rPr>
          <w:rFonts w:asciiTheme="minorBidi" w:hAnsiTheme="minorBidi"/>
          <w:sz w:val="24"/>
          <w:szCs w:val="24"/>
          <w:lang w:bidi="fa-IR"/>
        </w:rPr>
        <w:t></w:t>
      </w:r>
      <w:r w:rsidRPr="00F419D0">
        <w:rPr>
          <w:rFonts w:asciiTheme="minorBidi" w:hAnsiTheme="minorBidi"/>
          <w:sz w:val="24"/>
          <w:szCs w:val="24"/>
          <w:rtl/>
          <w:lang w:bidi="fa-IR"/>
        </w:rPr>
        <w:t>ستون ٤ اشاره به نقاط تصميم گيري انتهاي هر فاز داشته و اصطلا ِ ح</w:t>
      </w:r>
    </w:p>
    <w:p w:rsidR="00B977E4" w:rsidRPr="00F419D0" w:rsidRDefault="00B977E4" w:rsidP="00B977E4">
      <w:pPr>
        <w:rPr>
          <w:rFonts w:asciiTheme="minorBidi" w:hAnsiTheme="minorBidi"/>
          <w:sz w:val="24"/>
          <w:szCs w:val="24"/>
          <w:rtl/>
          <w:lang w:bidi="fa-IR"/>
        </w:rPr>
      </w:pPr>
      <w:r w:rsidRPr="00F419D0">
        <w:rPr>
          <w:rFonts w:asciiTheme="minorBidi" w:hAnsiTheme="minorBidi"/>
          <w:sz w:val="24"/>
          <w:szCs w:val="24"/>
          <w:rtl/>
          <w:lang w:bidi="fa-IR"/>
        </w:rPr>
        <w:t>مينور مايل ا</w:t>
      </w:r>
      <w:r w:rsidRPr="00F419D0">
        <w:rPr>
          <w:rFonts w:asciiTheme="minorBidi" w:hAnsiTheme="minorBidi"/>
          <w:sz w:val="24"/>
          <w:szCs w:val="24"/>
          <w:lang w:bidi="fa-IR"/>
        </w:rPr>
        <w:t></w:t>
      </w:r>
      <w:r w:rsidRPr="00F419D0">
        <w:rPr>
          <w:rFonts w:asciiTheme="minorBidi" w:hAnsiTheme="minorBidi"/>
          <w:sz w:val="24"/>
          <w:szCs w:val="24"/>
          <w:rtl/>
          <w:lang w:bidi="fa-IR"/>
        </w:rPr>
        <w:t>ستون ٥ براي توصيف</w:t>
      </w:r>
      <w:r w:rsidRPr="00F419D0">
        <w:rPr>
          <w:rFonts w:asciiTheme="minorBidi" w:hAnsiTheme="minorBidi"/>
          <w:sz w:val="24"/>
          <w:szCs w:val="24"/>
          <w:lang w:bidi="fa-IR"/>
        </w:rPr>
        <w:t></w:t>
      </w:r>
      <w:r w:rsidRPr="00F419D0">
        <w:rPr>
          <w:rFonts w:asciiTheme="minorBidi" w:hAnsiTheme="minorBidi"/>
          <w:sz w:val="24"/>
          <w:szCs w:val="24"/>
          <w:rtl/>
          <w:lang w:bidi="fa-IR"/>
        </w:rPr>
        <w:t xml:space="preserve"> نقا </w:t>
      </w:r>
      <w:r w:rsidRPr="00F419D0">
        <w:rPr>
          <w:rFonts w:asciiTheme="minorBidi" w:hAnsiTheme="minorBidi"/>
          <w:sz w:val="24"/>
          <w:szCs w:val="24"/>
          <w:lang w:bidi="fa-IR"/>
        </w:rPr>
        <w:t></w:t>
      </w:r>
      <w:r w:rsidRPr="00F419D0">
        <w:rPr>
          <w:rFonts w:asciiTheme="minorBidi" w:hAnsiTheme="minorBidi"/>
          <w:sz w:val="24"/>
          <w:szCs w:val="24"/>
          <w:rtl/>
          <w:lang w:bidi="fa-IR"/>
        </w:rPr>
        <w:t xml:space="preserve"> ط انتهاي تكرارها كه نقاط تصميم گيري فني يا نقاط</w:t>
      </w:r>
      <w:r w:rsidRPr="00F419D0">
        <w:rPr>
          <w:rFonts w:asciiTheme="minorBidi" w:hAnsiTheme="minorBidi"/>
          <w:sz w:val="24"/>
          <w:szCs w:val="24"/>
          <w:lang w:bidi="fa-IR"/>
        </w:rPr>
        <w:t></w:t>
      </w:r>
      <w:r w:rsidRPr="00F419D0">
        <w:rPr>
          <w:rFonts w:asciiTheme="minorBidi" w:hAnsiTheme="minorBidi"/>
          <w:sz w:val="24"/>
          <w:szCs w:val="24"/>
          <w:rtl/>
          <w:lang w:bidi="fa-IR"/>
        </w:rPr>
        <w:t xml:space="preserve"> آشكار شدن</w:t>
      </w:r>
      <w:r w:rsidRPr="00F419D0">
        <w:rPr>
          <w:rFonts w:asciiTheme="minorBidi" w:hAnsiTheme="minorBidi"/>
          <w:sz w:val="24"/>
          <w:szCs w:val="24"/>
          <w:lang w:bidi="fa-IR"/>
        </w:rPr>
        <w:t></w:t>
      </w:r>
    </w:p>
    <w:p w:rsidR="00B977E4" w:rsidRPr="00F419D0" w:rsidRDefault="00B977E4" w:rsidP="00B977E4">
      <w:pPr>
        <w:rPr>
          <w:rFonts w:asciiTheme="minorBidi" w:hAnsiTheme="minorBidi"/>
          <w:sz w:val="24"/>
          <w:szCs w:val="24"/>
          <w:rtl/>
          <w:lang w:bidi="fa-IR"/>
        </w:rPr>
      </w:pPr>
      <w:r w:rsidRPr="00F419D0">
        <w:rPr>
          <w:rFonts w:asciiTheme="minorBidi" w:hAnsiTheme="minorBidi"/>
          <w:sz w:val="24"/>
          <w:szCs w:val="24"/>
          <w:rtl/>
          <w:lang w:bidi="fa-IR"/>
        </w:rPr>
        <w:t>ملاحظات فني ٦ در داخل فازهاي مختلف مي باشند، بكار مي رود.</w:t>
      </w:r>
    </w:p>
    <w:p w:rsidR="00790FB7" w:rsidRPr="00F419D0" w:rsidRDefault="00790FB7" w:rsidP="00B977E4">
      <w:pPr>
        <w:rPr>
          <w:rFonts w:asciiTheme="minorBidi" w:hAnsiTheme="minorBidi"/>
          <w:sz w:val="24"/>
          <w:szCs w:val="24"/>
          <w:rtl/>
        </w:rPr>
      </w:pPr>
    </w:p>
    <w:p w:rsidR="00B203CF" w:rsidRPr="00F419D0" w:rsidRDefault="00B203CF" w:rsidP="00B977E4">
      <w:pPr>
        <w:rPr>
          <w:rFonts w:asciiTheme="minorBidi" w:hAnsiTheme="minorBidi"/>
          <w:sz w:val="24"/>
          <w:szCs w:val="24"/>
          <w:rtl/>
        </w:rPr>
      </w:pPr>
      <w:r w:rsidRPr="00F419D0">
        <w:rPr>
          <w:rFonts w:asciiTheme="minorBidi" w:hAnsiTheme="minorBidi"/>
          <w:sz w:val="24"/>
          <w:szCs w:val="24"/>
          <w:rtl/>
        </w:rPr>
        <w:t>شکل 3-6</w:t>
      </w:r>
    </w:p>
    <w:p w:rsidR="00B203CF" w:rsidRPr="00F419D0" w:rsidRDefault="00B203CF" w:rsidP="00B977E4">
      <w:pPr>
        <w:rPr>
          <w:rFonts w:asciiTheme="minorBidi" w:hAnsiTheme="minorBidi"/>
          <w:sz w:val="24"/>
          <w:szCs w:val="24"/>
          <w:rtl/>
          <w:lang w:bidi="fa-IR"/>
        </w:rPr>
      </w:pPr>
      <w:r w:rsidRPr="00F419D0">
        <w:rPr>
          <w:rFonts w:asciiTheme="minorBidi" w:hAnsiTheme="minorBidi"/>
          <w:sz w:val="24"/>
          <w:szCs w:val="24"/>
          <w:rtl/>
          <w:lang w:bidi="fa-IR"/>
        </w:rPr>
        <w:t>نقاط تصمیم گیری کلیدی (سازمانی) و ارتباط آنها با انتهای فازهای آر.یو.پی</w:t>
      </w:r>
    </w:p>
    <w:p w:rsidR="00B203CF" w:rsidRPr="00F419D0" w:rsidRDefault="00B203CF" w:rsidP="00B977E4">
      <w:pPr>
        <w:rPr>
          <w:rFonts w:asciiTheme="minorBidi" w:hAnsiTheme="minorBidi"/>
          <w:sz w:val="24"/>
          <w:szCs w:val="24"/>
          <w:rtl/>
          <w:lang w:bidi="fa-IR"/>
        </w:rPr>
      </w:pPr>
      <w:r w:rsidRPr="00F419D0">
        <w:rPr>
          <w:rFonts w:asciiTheme="minorBidi" w:hAnsiTheme="minorBidi"/>
          <w:noProof/>
          <w:sz w:val="24"/>
          <w:szCs w:val="24"/>
        </w:rPr>
        <w:drawing>
          <wp:inline distT="0" distB="0" distL="0" distR="0" wp14:anchorId="614E94A5" wp14:editId="251AD08F">
            <wp:extent cx="5943600" cy="39109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10965"/>
                    </a:xfrm>
                    <a:prstGeom prst="rect">
                      <a:avLst/>
                    </a:prstGeom>
                  </pic:spPr>
                </pic:pic>
              </a:graphicData>
            </a:graphic>
          </wp:inline>
        </w:drawing>
      </w:r>
    </w:p>
    <w:p w:rsidR="00B203CF" w:rsidRPr="00F419D0" w:rsidRDefault="00B203CF" w:rsidP="00B977E4">
      <w:pPr>
        <w:rPr>
          <w:rFonts w:asciiTheme="minorBidi" w:hAnsiTheme="minorBidi"/>
          <w:sz w:val="24"/>
          <w:szCs w:val="24"/>
          <w:rtl/>
          <w:lang w:bidi="fa-IR"/>
        </w:rPr>
      </w:pPr>
      <w:r w:rsidRPr="00F419D0">
        <w:rPr>
          <w:rFonts w:asciiTheme="minorBidi" w:hAnsiTheme="minorBidi"/>
          <w:sz w:val="24"/>
          <w:szCs w:val="24"/>
          <w:rtl/>
          <w:lang w:bidi="fa-IR"/>
        </w:rPr>
        <w:lastRenderedPageBreak/>
        <w:t xml:space="preserve">همانگونه که اشاره گردید،فازهای آر.یو.پی مفهوم تصمیم گیری و دستیابی به یکسری تصمیمات </w:t>
      </w:r>
    </w:p>
    <w:p w:rsidR="00B203CF" w:rsidRPr="00F419D0" w:rsidRDefault="00B203CF" w:rsidP="00B977E4">
      <w:pPr>
        <w:rPr>
          <w:rFonts w:asciiTheme="minorBidi" w:hAnsiTheme="minorBidi"/>
          <w:sz w:val="24"/>
          <w:szCs w:val="24"/>
          <w:rtl/>
          <w:lang w:bidi="fa-IR"/>
        </w:rPr>
      </w:pPr>
      <w:r w:rsidRPr="00F419D0">
        <w:rPr>
          <w:rFonts w:asciiTheme="minorBidi" w:hAnsiTheme="minorBidi"/>
          <w:sz w:val="24"/>
          <w:szCs w:val="24"/>
          <w:rtl/>
          <w:lang w:bidi="fa-IR"/>
        </w:rPr>
        <w:t>را در بر می گیرند. تمام فعالیت های یک فاز طوری برنامه ریزی می شود که با توجه به ویژگی های پروژه و ملا حظات مختلف مرتبط با آن، به تصمیمات خاصی منجر شوند. هرگاه در یک فاز با تکرارهای</w:t>
      </w:r>
      <w:r w:rsidRPr="00F419D0">
        <w:rPr>
          <w:rFonts w:asciiTheme="minorBidi" w:hAnsiTheme="minorBidi"/>
          <w:sz w:val="24"/>
          <w:szCs w:val="24"/>
          <w:vertAlign w:val="superscript"/>
          <w:rtl/>
          <w:lang w:bidi="fa-IR"/>
        </w:rPr>
        <w:t>1</w:t>
      </w:r>
      <w:r w:rsidRPr="00F419D0">
        <w:rPr>
          <w:rFonts w:asciiTheme="minorBidi" w:hAnsiTheme="minorBidi"/>
          <w:sz w:val="24"/>
          <w:szCs w:val="24"/>
          <w:rtl/>
          <w:lang w:bidi="fa-IR"/>
        </w:rPr>
        <w:t xml:space="preserve"> برنامه ریزی شده، دستیابی به نتایج مورد انتظار برای اتخاذ تصمیم های کلیدی ممکن نباشد،بدون رفتن به فاز بعدی، باید یک تکرار دیگر دیگر در همان فاز، در نظر کرفته شود.بنابراین در هر تکرار، باید به دقت، به اهداف پیش بینی شده توجه داشت و از انجام  فعالیت های اضافی که نقش کمتری در دستیابی به تصمیم های کلیدی دارند، پرهیز نمود.</w:t>
      </w:r>
      <w:r w:rsidRPr="00F419D0">
        <w:rPr>
          <w:rStyle w:val="FootnoteReference"/>
          <w:rFonts w:asciiTheme="minorBidi" w:hAnsiTheme="minorBidi"/>
          <w:sz w:val="24"/>
          <w:szCs w:val="24"/>
          <w:rtl/>
          <w:lang w:bidi="fa-IR"/>
        </w:rPr>
        <w:footnoteReference w:id="29"/>
      </w:r>
    </w:p>
    <w:p w:rsidR="00D217F2" w:rsidRPr="00F419D0" w:rsidRDefault="00D217F2" w:rsidP="00B977E4">
      <w:pPr>
        <w:rPr>
          <w:rFonts w:asciiTheme="minorBidi" w:hAnsiTheme="minorBidi"/>
          <w:sz w:val="24"/>
          <w:szCs w:val="24"/>
          <w:rtl/>
        </w:rPr>
      </w:pPr>
      <w:r w:rsidRPr="00F419D0">
        <w:rPr>
          <w:rFonts w:asciiTheme="minorBidi" w:hAnsiTheme="minorBidi"/>
          <w:sz w:val="24"/>
          <w:szCs w:val="24"/>
          <w:rtl/>
        </w:rPr>
        <w:t xml:space="preserve">      به طور کلی، اهداف کلیدی هر یک از فازهای آر.یو.پی به شرح زیر می</w:t>
      </w:r>
      <w:r w:rsidRPr="00F419D0">
        <w:rPr>
          <w:rFonts w:asciiTheme="minorBidi" w:hAnsiTheme="minorBidi"/>
          <w:sz w:val="24"/>
          <w:szCs w:val="24"/>
        </w:rPr>
        <w:t>‌</w:t>
      </w:r>
      <w:r w:rsidRPr="00F419D0">
        <w:rPr>
          <w:rFonts w:asciiTheme="minorBidi" w:hAnsiTheme="minorBidi"/>
          <w:sz w:val="24"/>
          <w:szCs w:val="24"/>
          <w:rtl/>
        </w:rPr>
        <w:t>باشد:</w:t>
      </w:r>
    </w:p>
    <w:p w:rsidR="00D217F2" w:rsidRPr="00F419D0" w:rsidRDefault="00D217F2" w:rsidP="00B977E4">
      <w:pPr>
        <w:rPr>
          <w:rFonts w:asciiTheme="minorBidi" w:hAnsiTheme="minorBidi"/>
          <w:sz w:val="24"/>
          <w:szCs w:val="24"/>
          <w:rtl/>
        </w:rPr>
      </w:pPr>
      <w:r w:rsidRPr="00F419D0">
        <w:rPr>
          <w:rFonts w:asciiTheme="minorBidi" w:hAnsiTheme="minorBidi"/>
          <w:sz w:val="24"/>
          <w:szCs w:val="24"/>
          <w:rtl/>
        </w:rPr>
        <w:t>فاز آغازین</w:t>
      </w:r>
      <w:r w:rsidRPr="00F419D0">
        <w:rPr>
          <w:rFonts w:asciiTheme="minorBidi" w:hAnsiTheme="minorBidi"/>
          <w:sz w:val="24"/>
          <w:szCs w:val="24"/>
          <w:vertAlign w:val="superscript"/>
          <w:rtl/>
        </w:rPr>
        <w:t>1</w:t>
      </w:r>
      <w:r w:rsidRPr="00F419D0">
        <w:rPr>
          <w:rFonts w:asciiTheme="minorBidi" w:hAnsiTheme="minorBidi"/>
          <w:sz w:val="24"/>
          <w:szCs w:val="24"/>
          <w:rtl/>
        </w:rPr>
        <w:t xml:space="preserve"> (شناخت): اثبات درک صورت مسأله و مشکلات موجود، تسکین</w:t>
      </w:r>
      <w:r w:rsidRPr="00F419D0">
        <w:rPr>
          <w:rFonts w:asciiTheme="minorBidi" w:hAnsiTheme="minorBidi"/>
          <w:sz w:val="24"/>
          <w:szCs w:val="24"/>
          <w:vertAlign w:val="superscript"/>
          <w:rtl/>
        </w:rPr>
        <w:t>2</w:t>
      </w:r>
      <w:r w:rsidRPr="00F419D0">
        <w:rPr>
          <w:rFonts w:asciiTheme="minorBidi" w:hAnsiTheme="minorBidi"/>
          <w:sz w:val="24"/>
          <w:szCs w:val="24"/>
          <w:rtl/>
        </w:rPr>
        <w:t xml:space="preserve"> و فرونشانی ریسک‌ها (مخاطرات) سازمانی، و جلب نظرِ موافق تمام ذینفعان</w:t>
      </w:r>
      <w:r w:rsidRPr="00F419D0">
        <w:rPr>
          <w:rFonts w:asciiTheme="minorBidi" w:hAnsiTheme="minorBidi"/>
          <w:sz w:val="24"/>
          <w:szCs w:val="24"/>
          <w:vertAlign w:val="superscript"/>
          <w:rtl/>
        </w:rPr>
        <w:t>3</w:t>
      </w:r>
      <w:r w:rsidRPr="00F419D0">
        <w:rPr>
          <w:rFonts w:asciiTheme="minorBidi" w:hAnsiTheme="minorBidi"/>
          <w:sz w:val="24"/>
          <w:szCs w:val="24"/>
          <w:rtl/>
        </w:rPr>
        <w:t xml:space="preserve"> نسبت به مقرون به‌صرفه‌بودن و نیز امکان‌پذیر بودن ادامه‌ی پروژه.</w:t>
      </w:r>
    </w:p>
    <w:p w:rsidR="00D217F2" w:rsidRPr="00F419D0" w:rsidRDefault="00D217F2" w:rsidP="00B977E4">
      <w:pPr>
        <w:rPr>
          <w:rFonts w:asciiTheme="minorBidi" w:hAnsiTheme="minorBidi"/>
          <w:sz w:val="24"/>
          <w:szCs w:val="24"/>
          <w:rtl/>
        </w:rPr>
      </w:pPr>
      <w:r w:rsidRPr="00F419D0">
        <w:rPr>
          <w:rFonts w:asciiTheme="minorBidi" w:hAnsiTheme="minorBidi"/>
          <w:sz w:val="24"/>
          <w:szCs w:val="24"/>
          <w:rtl/>
        </w:rPr>
        <w:t>فاز تشریح</w:t>
      </w:r>
      <w:r w:rsidRPr="00F419D0">
        <w:rPr>
          <w:rFonts w:asciiTheme="minorBidi" w:hAnsiTheme="minorBidi"/>
          <w:sz w:val="24"/>
          <w:szCs w:val="24"/>
          <w:vertAlign w:val="superscript"/>
          <w:rtl/>
        </w:rPr>
        <w:t>4</w:t>
      </w:r>
      <w:r w:rsidRPr="00F419D0">
        <w:rPr>
          <w:rFonts w:asciiTheme="minorBidi" w:hAnsiTheme="minorBidi"/>
          <w:sz w:val="24"/>
          <w:szCs w:val="24"/>
          <w:rtl/>
        </w:rPr>
        <w:t xml:space="preserve"> (معماری): غلبه بر ریسک</w:t>
      </w:r>
      <w:r w:rsidRPr="00F419D0">
        <w:rPr>
          <w:rFonts w:asciiTheme="minorBidi" w:hAnsiTheme="minorBidi"/>
          <w:sz w:val="24"/>
          <w:szCs w:val="24"/>
        </w:rPr>
        <w:t>‌</w:t>
      </w:r>
      <w:r w:rsidRPr="00F419D0">
        <w:rPr>
          <w:rFonts w:asciiTheme="minorBidi" w:hAnsiTheme="minorBidi"/>
          <w:sz w:val="24"/>
          <w:szCs w:val="24"/>
          <w:rtl/>
        </w:rPr>
        <w:t>های فنی با تثبیت یک معماری قابل اجرا</w:t>
      </w:r>
      <w:r w:rsidRPr="00F419D0">
        <w:rPr>
          <w:rFonts w:asciiTheme="minorBidi" w:hAnsiTheme="minorBidi"/>
          <w:sz w:val="24"/>
          <w:szCs w:val="24"/>
          <w:vertAlign w:val="superscript"/>
          <w:rtl/>
        </w:rPr>
        <w:t>5</w:t>
      </w:r>
      <w:r w:rsidRPr="00F419D0">
        <w:rPr>
          <w:rFonts w:asciiTheme="minorBidi" w:hAnsiTheme="minorBidi"/>
          <w:sz w:val="24"/>
          <w:szCs w:val="24"/>
          <w:rtl/>
        </w:rPr>
        <w:t>، دقیق‌تر نمودن برنامه‌ی اجرایی پروژه</w:t>
      </w:r>
      <w:r w:rsidRPr="00F419D0">
        <w:rPr>
          <w:rFonts w:asciiTheme="minorBidi" w:hAnsiTheme="minorBidi"/>
          <w:sz w:val="24"/>
          <w:szCs w:val="24"/>
          <w:vertAlign w:val="superscript"/>
          <w:rtl/>
        </w:rPr>
        <w:t>6</w:t>
      </w:r>
      <w:r w:rsidRPr="00F419D0">
        <w:rPr>
          <w:rFonts w:asciiTheme="minorBidi" w:hAnsiTheme="minorBidi"/>
          <w:sz w:val="24"/>
          <w:szCs w:val="24"/>
          <w:rtl/>
        </w:rPr>
        <w:t>.</w:t>
      </w:r>
    </w:p>
    <w:p w:rsidR="00D217F2" w:rsidRPr="00F419D0" w:rsidRDefault="00D217F2" w:rsidP="00B977E4">
      <w:pPr>
        <w:rPr>
          <w:rFonts w:asciiTheme="minorBidi" w:hAnsiTheme="minorBidi"/>
          <w:sz w:val="24"/>
          <w:szCs w:val="24"/>
          <w:rtl/>
        </w:rPr>
      </w:pPr>
      <w:r w:rsidRPr="00F419D0">
        <w:rPr>
          <w:rFonts w:asciiTheme="minorBidi" w:hAnsiTheme="minorBidi"/>
          <w:sz w:val="24"/>
          <w:szCs w:val="24"/>
          <w:rtl/>
        </w:rPr>
        <w:t>فاز ساخت</w:t>
      </w:r>
      <w:r w:rsidRPr="00F419D0">
        <w:rPr>
          <w:rFonts w:asciiTheme="minorBidi" w:hAnsiTheme="minorBidi"/>
          <w:sz w:val="24"/>
          <w:szCs w:val="24"/>
          <w:vertAlign w:val="superscript"/>
          <w:rtl/>
        </w:rPr>
        <w:t>7</w:t>
      </w:r>
      <w:r w:rsidRPr="00F419D0">
        <w:rPr>
          <w:rFonts w:asciiTheme="minorBidi" w:hAnsiTheme="minorBidi"/>
          <w:sz w:val="24"/>
          <w:szCs w:val="24"/>
          <w:rtl/>
        </w:rPr>
        <w:t>: ایجاد سیستمی با تمام قابلیت‌های مورد توافق (نسخه‌ی بِتا</w:t>
      </w:r>
      <w:r w:rsidRPr="00F419D0">
        <w:rPr>
          <w:rFonts w:asciiTheme="minorBidi" w:hAnsiTheme="minorBidi"/>
          <w:sz w:val="24"/>
          <w:szCs w:val="24"/>
          <w:vertAlign w:val="superscript"/>
          <w:rtl/>
        </w:rPr>
        <w:t>8</w:t>
      </w:r>
      <w:r w:rsidRPr="00F419D0">
        <w:rPr>
          <w:rFonts w:asciiTheme="minorBidi" w:hAnsiTheme="minorBidi"/>
          <w:sz w:val="24"/>
          <w:szCs w:val="24"/>
          <w:rtl/>
        </w:rPr>
        <w:t>).</w:t>
      </w:r>
      <w:r w:rsidRPr="00F419D0">
        <w:rPr>
          <w:rFonts w:asciiTheme="minorBidi" w:hAnsiTheme="minorBidi"/>
          <w:sz w:val="24"/>
          <w:szCs w:val="24"/>
        </w:rPr>
        <w:t>‌‌‌</w:t>
      </w:r>
    </w:p>
    <w:p w:rsidR="00D217F2" w:rsidRPr="00F419D0" w:rsidRDefault="00D217F2" w:rsidP="00B977E4">
      <w:pPr>
        <w:rPr>
          <w:rFonts w:asciiTheme="minorBidi" w:hAnsiTheme="minorBidi"/>
          <w:sz w:val="24"/>
          <w:szCs w:val="24"/>
          <w:rtl/>
        </w:rPr>
      </w:pPr>
      <w:r w:rsidRPr="00F419D0">
        <w:rPr>
          <w:rFonts w:asciiTheme="minorBidi" w:hAnsiTheme="minorBidi"/>
          <w:sz w:val="24"/>
          <w:szCs w:val="24"/>
          <w:rtl/>
        </w:rPr>
        <w:t>فاز انتقال</w:t>
      </w:r>
      <w:r w:rsidRPr="00F419D0">
        <w:rPr>
          <w:rFonts w:asciiTheme="minorBidi" w:hAnsiTheme="minorBidi"/>
          <w:sz w:val="24"/>
          <w:szCs w:val="24"/>
          <w:vertAlign w:val="superscript"/>
          <w:rtl/>
        </w:rPr>
        <w:t>9</w:t>
      </w:r>
      <w:r w:rsidRPr="00F419D0">
        <w:rPr>
          <w:rFonts w:asciiTheme="minorBidi" w:hAnsiTheme="minorBidi"/>
          <w:sz w:val="24"/>
          <w:szCs w:val="24"/>
          <w:rtl/>
        </w:rPr>
        <w:t>: کسب اطمینان نسبت به اینکه سیستم نرم‌افزاری</w:t>
      </w:r>
      <w:r w:rsidRPr="00F419D0">
        <w:rPr>
          <w:rFonts w:asciiTheme="minorBidi" w:hAnsiTheme="minorBidi"/>
          <w:sz w:val="24"/>
          <w:szCs w:val="24"/>
        </w:rPr>
        <w:t xml:space="preserve"> </w:t>
      </w:r>
      <w:r w:rsidRPr="00F419D0">
        <w:rPr>
          <w:rFonts w:asciiTheme="minorBidi" w:hAnsiTheme="minorBidi"/>
          <w:sz w:val="24"/>
          <w:szCs w:val="24"/>
          <w:rtl/>
        </w:rPr>
        <w:t>حاصل، تمام خواسته</w:t>
      </w:r>
      <w:r w:rsidRPr="00F419D0">
        <w:rPr>
          <w:rFonts w:asciiTheme="minorBidi" w:hAnsiTheme="minorBidi"/>
          <w:sz w:val="24"/>
          <w:szCs w:val="24"/>
        </w:rPr>
        <w:t>‌</w:t>
      </w:r>
      <w:r w:rsidRPr="00F419D0">
        <w:rPr>
          <w:rFonts w:asciiTheme="minorBidi" w:hAnsiTheme="minorBidi"/>
          <w:sz w:val="24"/>
          <w:szCs w:val="24"/>
          <w:rtl/>
        </w:rPr>
        <w:t>ها و نیازهای تثبیت‌شده‌ی کاربران را برآورده می‌کند و انتقال کامل محصول به محیط کاربران نهایی آن.</w:t>
      </w:r>
    </w:p>
    <w:p w:rsidR="00B977E4" w:rsidRPr="00F419D0" w:rsidRDefault="00D217F2" w:rsidP="00B977E4">
      <w:pPr>
        <w:rPr>
          <w:rFonts w:asciiTheme="minorBidi" w:hAnsiTheme="minorBidi"/>
          <w:sz w:val="24"/>
          <w:szCs w:val="24"/>
          <w:rtl/>
        </w:rPr>
      </w:pPr>
      <w:r w:rsidRPr="00F419D0">
        <w:rPr>
          <w:rFonts w:asciiTheme="minorBidi" w:hAnsiTheme="minorBidi"/>
          <w:sz w:val="24"/>
          <w:szCs w:val="24"/>
          <w:rtl/>
        </w:rPr>
        <w:t>در روشِ سنتیِ</w:t>
      </w:r>
      <w:r w:rsidRPr="00F419D0">
        <w:rPr>
          <w:rFonts w:asciiTheme="minorBidi" w:hAnsiTheme="minorBidi"/>
          <w:sz w:val="24"/>
          <w:szCs w:val="24"/>
        </w:rPr>
        <w:t xml:space="preserve"> </w:t>
      </w:r>
      <w:r w:rsidRPr="00F419D0">
        <w:rPr>
          <w:rFonts w:asciiTheme="minorBidi" w:hAnsiTheme="minorBidi"/>
          <w:sz w:val="24"/>
          <w:szCs w:val="24"/>
          <w:rtl/>
        </w:rPr>
        <w:t>برنامه‌ریزی</w:t>
      </w:r>
      <w:r w:rsidRPr="00F419D0">
        <w:rPr>
          <w:rFonts w:asciiTheme="minorBidi" w:hAnsiTheme="minorBidi"/>
          <w:sz w:val="24"/>
          <w:szCs w:val="24"/>
          <w:vertAlign w:val="superscript"/>
          <w:rtl/>
        </w:rPr>
        <w:t>10</w:t>
      </w:r>
      <w:r w:rsidRPr="00F419D0">
        <w:rPr>
          <w:rFonts w:asciiTheme="minorBidi" w:hAnsiTheme="minorBidi"/>
          <w:sz w:val="24"/>
          <w:szCs w:val="24"/>
          <w:rtl/>
        </w:rPr>
        <w:t xml:space="preserve"> پروژه  (یعنی روش آبشاری</w:t>
      </w:r>
      <w:r w:rsidRPr="00F419D0">
        <w:rPr>
          <w:rFonts w:asciiTheme="minorBidi" w:hAnsiTheme="minorBidi"/>
          <w:sz w:val="24"/>
          <w:szCs w:val="24"/>
          <w:vertAlign w:val="superscript"/>
          <w:rtl/>
        </w:rPr>
        <w:t>11</w:t>
      </w:r>
      <w:r w:rsidRPr="00F419D0">
        <w:rPr>
          <w:rFonts w:asciiTheme="minorBidi" w:hAnsiTheme="minorBidi"/>
          <w:sz w:val="24"/>
          <w:szCs w:val="24"/>
          <w:rtl/>
        </w:rPr>
        <w:t>)، سازماندهی برنامه‌ی اجرایی،</w:t>
      </w:r>
      <w:r w:rsidRPr="00F419D0">
        <w:rPr>
          <w:rFonts w:asciiTheme="minorBidi" w:hAnsiTheme="minorBidi"/>
          <w:sz w:val="24"/>
          <w:szCs w:val="24"/>
        </w:rPr>
        <w:t xml:space="preserve"> </w:t>
      </w:r>
      <w:r w:rsidRPr="00F419D0">
        <w:rPr>
          <w:rFonts w:asciiTheme="minorBidi" w:hAnsiTheme="minorBidi"/>
          <w:sz w:val="24"/>
          <w:szCs w:val="24"/>
          <w:rtl/>
        </w:rPr>
        <w:t>عمدتا‌ً به صورت بالا و پایین</w:t>
      </w:r>
      <w:r w:rsidRPr="00F419D0">
        <w:rPr>
          <w:rFonts w:asciiTheme="minorBidi" w:hAnsiTheme="minorBidi"/>
          <w:sz w:val="24"/>
          <w:szCs w:val="24"/>
          <w:vertAlign w:val="superscript"/>
          <w:rtl/>
        </w:rPr>
        <w:t>12</w:t>
      </w:r>
      <w:r w:rsidRPr="00F419D0">
        <w:rPr>
          <w:rFonts w:asciiTheme="minorBidi" w:hAnsiTheme="minorBidi"/>
          <w:sz w:val="24"/>
          <w:szCs w:val="24"/>
          <w:rtl/>
        </w:rPr>
        <w:t xml:space="preserve"> و مبتنی بر اجزاء محصول</w:t>
      </w:r>
      <w:r w:rsidRPr="00F419D0">
        <w:rPr>
          <w:rFonts w:asciiTheme="minorBidi" w:hAnsiTheme="minorBidi"/>
          <w:sz w:val="24"/>
          <w:szCs w:val="24"/>
          <w:vertAlign w:val="superscript"/>
          <w:rtl/>
        </w:rPr>
        <w:t>13</w:t>
      </w:r>
      <w:r w:rsidRPr="00F419D0">
        <w:rPr>
          <w:rFonts w:asciiTheme="minorBidi" w:hAnsiTheme="minorBidi"/>
          <w:sz w:val="24"/>
          <w:szCs w:val="24"/>
          <w:rtl/>
        </w:rPr>
        <w:t xml:space="preserve"> انجام می شد. به عبارت دیگر، برنامه‌ریزی پروژه بر اساس‌ِ تجزیه‌ی سیستم به مؤلفه‌ها و انواع دستاوردهای مختلف‌ِ مربوط به محصول نهایی مانند توصیف‌ها، طرح‌ها و نقشه‌ها، صورت می‌گرفت. این شیوه‌ی برنامه‌ریزی، از صنایع ساخت و تولید</w:t>
      </w:r>
      <w:r w:rsidRPr="00F419D0">
        <w:rPr>
          <w:rFonts w:asciiTheme="minorBidi" w:hAnsiTheme="minorBidi"/>
          <w:sz w:val="24"/>
          <w:szCs w:val="24"/>
          <w:vertAlign w:val="superscript"/>
          <w:rtl/>
        </w:rPr>
        <w:t>14</w:t>
      </w:r>
      <w:r w:rsidRPr="00F419D0">
        <w:rPr>
          <w:rFonts w:asciiTheme="minorBidi" w:hAnsiTheme="minorBidi"/>
          <w:sz w:val="24"/>
          <w:szCs w:val="24"/>
          <w:rtl/>
        </w:rPr>
        <w:t xml:space="preserve"> به ارث رسیده است. در آر.یو.پی، برنامه‌ریزی مبتنی بر شکستن‌ِ فرآیند</w:t>
      </w:r>
      <w:r w:rsidRPr="00F419D0">
        <w:rPr>
          <w:rFonts w:asciiTheme="minorBidi" w:hAnsiTheme="minorBidi"/>
          <w:sz w:val="24"/>
          <w:szCs w:val="24"/>
          <w:vertAlign w:val="superscript"/>
          <w:rtl/>
        </w:rPr>
        <w:t>15</w:t>
      </w:r>
      <w:r w:rsidRPr="00F419D0">
        <w:rPr>
          <w:rFonts w:asciiTheme="minorBidi" w:hAnsiTheme="minorBidi"/>
          <w:sz w:val="24"/>
          <w:szCs w:val="24"/>
          <w:rtl/>
        </w:rPr>
        <w:t xml:space="preserve"> می‌باشد. این بدان معناست که برنامه‌ی اجرایی یک پروژه بر اساس الگوی تعریف شده در آر.یو.پی بیانگر اینست که برای دستیابی به یکسری اهداف و مقصودهای</w:t>
      </w:r>
      <w:r w:rsidRPr="00F419D0">
        <w:rPr>
          <w:rFonts w:asciiTheme="minorBidi" w:hAnsiTheme="minorBidi"/>
          <w:sz w:val="24"/>
          <w:szCs w:val="24"/>
          <w:vertAlign w:val="superscript"/>
          <w:rtl/>
        </w:rPr>
        <w:t>16</w:t>
      </w:r>
      <w:r w:rsidRPr="00F419D0">
        <w:rPr>
          <w:rFonts w:asciiTheme="minorBidi" w:hAnsiTheme="minorBidi"/>
          <w:sz w:val="24"/>
          <w:szCs w:val="24"/>
          <w:rtl/>
        </w:rPr>
        <w:t xml:space="preserve"> مشخص در طول زمان، چه کارهایی باشد انجام شود. البته توجه داشته باشید که در آر.یو.پی، برنامه‌ریزی با </w:t>
      </w:r>
      <w:r w:rsidR="00B977E4" w:rsidRPr="00F419D0">
        <w:rPr>
          <w:rFonts w:asciiTheme="minorBidi" w:hAnsiTheme="minorBidi"/>
          <w:sz w:val="24"/>
          <w:szCs w:val="24"/>
          <w:rtl/>
        </w:rPr>
        <w:t>هر دو رويكرد بالا به پايين و نيز پايين به بالا ١ انجام مي شود. در مرحله ي مهندسي (يعني فازهاي آغازين و</w:t>
      </w:r>
    </w:p>
    <w:p w:rsidR="00B977E4" w:rsidRPr="00F419D0" w:rsidRDefault="00B977E4" w:rsidP="00B977E4">
      <w:pPr>
        <w:rPr>
          <w:rFonts w:asciiTheme="minorBidi" w:hAnsiTheme="minorBidi"/>
          <w:sz w:val="24"/>
          <w:szCs w:val="24"/>
          <w:rtl/>
        </w:rPr>
      </w:pPr>
      <w:r w:rsidRPr="00F419D0">
        <w:rPr>
          <w:rFonts w:asciiTheme="minorBidi" w:hAnsiTheme="minorBidi"/>
          <w:sz w:val="24"/>
          <w:szCs w:val="24"/>
          <w:rtl/>
        </w:rPr>
        <w:t>تشريح)، رويكرد غالب، بالا به پايين مي باشد و در مرحله ي فرآوري (يعني فازهاي ساخت و انتقال)، از رويكرد</w:t>
      </w:r>
      <w:r w:rsidRPr="00F419D0">
        <w:rPr>
          <w:rFonts w:asciiTheme="minorBidi" w:hAnsiTheme="minorBidi"/>
          <w:sz w:val="24"/>
          <w:szCs w:val="24"/>
        </w:rPr>
        <w:t></w:t>
      </w:r>
    </w:p>
    <w:p w:rsidR="00B977E4" w:rsidRPr="00F419D0" w:rsidRDefault="00B977E4" w:rsidP="00B977E4">
      <w:pPr>
        <w:rPr>
          <w:rFonts w:asciiTheme="minorBidi" w:hAnsiTheme="minorBidi"/>
          <w:sz w:val="24"/>
          <w:szCs w:val="24"/>
          <w:rtl/>
        </w:rPr>
      </w:pPr>
      <w:r w:rsidRPr="00F419D0">
        <w:rPr>
          <w:rFonts w:asciiTheme="minorBidi" w:hAnsiTheme="minorBidi"/>
          <w:sz w:val="24"/>
          <w:szCs w:val="24"/>
          <w:rtl/>
        </w:rPr>
        <w:t>پايين به بالا، براي برنامه ريزي استفاده مي شود. رويكرد</w:t>
      </w:r>
      <w:r w:rsidRPr="00F419D0">
        <w:rPr>
          <w:rFonts w:asciiTheme="minorBidi" w:hAnsiTheme="minorBidi"/>
          <w:sz w:val="24"/>
          <w:szCs w:val="24"/>
        </w:rPr>
        <w:t></w:t>
      </w:r>
      <w:r w:rsidRPr="00F419D0">
        <w:rPr>
          <w:rFonts w:asciiTheme="minorBidi" w:hAnsiTheme="minorBidi"/>
          <w:sz w:val="24"/>
          <w:szCs w:val="24"/>
          <w:rtl/>
        </w:rPr>
        <w:t xml:space="preserve"> پايين به بالا، از دستاوردهاي تعريف شده ٢ و نيز</w:t>
      </w:r>
    </w:p>
    <w:p w:rsidR="00D217F2" w:rsidRPr="00F419D0" w:rsidRDefault="00B977E4" w:rsidP="00B977E4">
      <w:pPr>
        <w:rPr>
          <w:rFonts w:asciiTheme="minorBidi" w:hAnsiTheme="minorBidi"/>
          <w:sz w:val="24"/>
          <w:szCs w:val="24"/>
          <w:rtl/>
        </w:rPr>
      </w:pPr>
      <w:r w:rsidRPr="00F419D0">
        <w:rPr>
          <w:rFonts w:asciiTheme="minorBidi" w:hAnsiTheme="minorBidi"/>
          <w:sz w:val="24"/>
          <w:szCs w:val="24"/>
          <w:rtl/>
        </w:rPr>
        <w:t>مبنايي كه بر اساس معماري شكل گرفته ٣ ، استفاده مي نمايد.</w:t>
      </w:r>
    </w:p>
    <w:p w:rsidR="00B977E4" w:rsidRPr="00F419D0" w:rsidRDefault="00B977E4" w:rsidP="00B977E4">
      <w:pPr>
        <w:rPr>
          <w:rFonts w:asciiTheme="minorBidi" w:hAnsiTheme="minorBidi"/>
          <w:sz w:val="24"/>
          <w:szCs w:val="24"/>
          <w:vertAlign w:val="superscript"/>
          <w:rtl/>
        </w:rPr>
      </w:pPr>
      <w:r w:rsidRPr="00F419D0">
        <w:rPr>
          <w:rFonts w:asciiTheme="minorBidi" w:hAnsiTheme="minorBidi"/>
          <w:sz w:val="24"/>
          <w:szCs w:val="24"/>
          <w:vertAlign w:val="superscript"/>
          <w:rtl/>
        </w:rPr>
        <w:t>ساختارِ محتوايي آر.يو.پي</w:t>
      </w:r>
    </w:p>
    <w:p w:rsidR="00B977E4" w:rsidRPr="00F419D0" w:rsidRDefault="00B977E4" w:rsidP="00B977E4">
      <w:pPr>
        <w:rPr>
          <w:rFonts w:asciiTheme="minorBidi" w:hAnsiTheme="minorBidi"/>
          <w:sz w:val="24"/>
          <w:szCs w:val="24"/>
          <w:vertAlign w:val="superscript"/>
          <w:rtl/>
        </w:rPr>
      </w:pPr>
      <w:r w:rsidRPr="00F419D0">
        <w:rPr>
          <w:rFonts w:asciiTheme="minorBidi" w:hAnsiTheme="minorBidi"/>
          <w:sz w:val="24"/>
          <w:szCs w:val="24"/>
          <w:vertAlign w:val="superscript"/>
          <w:rtl/>
        </w:rPr>
        <w:t xml:space="preserve">از </w:t>
      </w:r>
      <w:r w:rsidRPr="00F419D0">
        <w:rPr>
          <w:rFonts w:asciiTheme="minorBidi" w:hAnsiTheme="minorBidi"/>
          <w:sz w:val="24"/>
          <w:szCs w:val="24"/>
          <w:vertAlign w:val="superscript"/>
        </w:rPr>
        <w:t></w:t>
      </w:r>
      <w:r w:rsidRPr="00F419D0">
        <w:rPr>
          <w:rFonts w:asciiTheme="minorBidi" w:hAnsiTheme="minorBidi"/>
          <w:sz w:val="24"/>
          <w:szCs w:val="24"/>
          <w:vertAlign w:val="superscript"/>
          <w:rtl/>
        </w:rPr>
        <w:t>بعد</w:t>
      </w:r>
      <w:r w:rsidRPr="00F419D0">
        <w:rPr>
          <w:rFonts w:asciiTheme="minorBidi" w:hAnsiTheme="minorBidi"/>
          <w:sz w:val="24"/>
          <w:szCs w:val="24"/>
          <w:vertAlign w:val="superscript"/>
        </w:rPr>
        <w:t></w:t>
      </w:r>
      <w:r w:rsidRPr="00F419D0">
        <w:rPr>
          <w:rFonts w:asciiTheme="minorBidi" w:hAnsiTheme="minorBidi"/>
          <w:sz w:val="24"/>
          <w:szCs w:val="24"/>
          <w:vertAlign w:val="superscript"/>
          <w:rtl/>
        </w:rPr>
        <w:t xml:space="preserve"> ساختارِ استاتيك يا محتوايي، عناصر كليدي فرايند، يعني فعاليت ها ٤، دستاوردها ٥، و نقش ها ٦ در قالب</w:t>
      </w:r>
    </w:p>
    <w:p w:rsidR="00B977E4" w:rsidRPr="00F419D0" w:rsidRDefault="00B977E4" w:rsidP="00B977E4">
      <w:pPr>
        <w:rPr>
          <w:rFonts w:asciiTheme="minorBidi" w:hAnsiTheme="minorBidi"/>
          <w:sz w:val="24"/>
          <w:szCs w:val="24"/>
          <w:vertAlign w:val="superscript"/>
          <w:rtl/>
        </w:rPr>
      </w:pPr>
      <w:r w:rsidRPr="00F419D0">
        <w:rPr>
          <w:rFonts w:asciiTheme="minorBidi" w:hAnsiTheme="minorBidi"/>
          <w:sz w:val="24"/>
          <w:szCs w:val="24"/>
          <w:vertAlign w:val="superscript"/>
          <w:rtl/>
        </w:rPr>
        <w:t>تعدادي ديسيپلين ٧ ، گروه بندي و سازماندهي شده اند. براي توصيف و مدل سازي ترتيبِ منطقي مجموعه</w:t>
      </w:r>
    </w:p>
    <w:p w:rsidR="00B977E4" w:rsidRPr="00F419D0" w:rsidRDefault="00B977E4" w:rsidP="00B977E4">
      <w:pPr>
        <w:rPr>
          <w:rFonts w:asciiTheme="minorBidi" w:hAnsiTheme="minorBidi"/>
          <w:sz w:val="24"/>
          <w:szCs w:val="24"/>
          <w:vertAlign w:val="superscript"/>
          <w:rtl/>
        </w:rPr>
      </w:pPr>
      <w:r w:rsidRPr="00F419D0">
        <w:rPr>
          <w:rFonts w:asciiTheme="minorBidi" w:hAnsiTheme="minorBidi"/>
          <w:sz w:val="24"/>
          <w:szCs w:val="24"/>
          <w:vertAlign w:val="superscript"/>
          <w:rtl/>
        </w:rPr>
        <w:t xml:space="preserve">فعاليت هاي هر يك از اين ديسيپلين ها، از مدل جريان </w:t>
      </w:r>
      <w:r w:rsidRPr="00F419D0">
        <w:rPr>
          <w:rFonts w:asciiTheme="minorBidi" w:hAnsiTheme="minorBidi"/>
          <w:sz w:val="24"/>
          <w:szCs w:val="24"/>
          <w:vertAlign w:val="superscript"/>
        </w:rPr>
        <w:t></w:t>
      </w:r>
      <w:r w:rsidRPr="00F419D0">
        <w:rPr>
          <w:rFonts w:asciiTheme="minorBidi" w:hAnsiTheme="minorBidi"/>
          <w:sz w:val="24"/>
          <w:szCs w:val="24"/>
          <w:vertAlign w:val="superscript"/>
          <w:rtl/>
        </w:rPr>
        <w:t>كار ٨ استفاده مي شود. لازم به ذكر است كه تمامي</w:t>
      </w:r>
    </w:p>
    <w:p w:rsidR="00B977E4" w:rsidRPr="00F419D0" w:rsidRDefault="00B977E4" w:rsidP="00B977E4">
      <w:pPr>
        <w:rPr>
          <w:rFonts w:asciiTheme="minorBidi" w:hAnsiTheme="minorBidi"/>
          <w:sz w:val="24"/>
          <w:szCs w:val="24"/>
          <w:vertAlign w:val="superscript"/>
          <w:rtl/>
        </w:rPr>
      </w:pPr>
      <w:r w:rsidRPr="00F419D0">
        <w:rPr>
          <w:rFonts w:asciiTheme="minorBidi" w:hAnsiTheme="minorBidi"/>
          <w:sz w:val="24"/>
          <w:szCs w:val="24"/>
          <w:vertAlign w:val="superscript"/>
          <w:rtl/>
        </w:rPr>
        <w:t>مؤلفه هاي ساختار محتوايي آر.يو.پي با زبان مدل سازي استانداردي تحت عنوان</w:t>
      </w:r>
      <w:r w:rsidRPr="00F419D0">
        <w:rPr>
          <w:rFonts w:asciiTheme="minorBidi" w:hAnsiTheme="minorBidi"/>
          <w:sz w:val="24"/>
          <w:szCs w:val="24"/>
          <w:vertAlign w:val="superscript"/>
        </w:rPr>
        <w:t></w:t>
      </w:r>
      <w:r w:rsidRPr="00F419D0">
        <w:rPr>
          <w:rFonts w:asciiTheme="minorBidi" w:hAnsiTheme="minorBidi"/>
          <w:sz w:val="24"/>
          <w:szCs w:val="24"/>
          <w:vertAlign w:val="superscript"/>
          <w:rtl/>
        </w:rPr>
        <w:t xml:space="preserve"> يو.</w:t>
      </w:r>
      <w:r w:rsidRPr="00F419D0">
        <w:rPr>
          <w:rFonts w:asciiTheme="minorBidi" w:hAnsiTheme="minorBidi"/>
          <w:sz w:val="24"/>
          <w:szCs w:val="24"/>
          <w:vertAlign w:val="superscript"/>
        </w:rPr>
        <w:t></w:t>
      </w:r>
      <w:r w:rsidRPr="00F419D0">
        <w:rPr>
          <w:rFonts w:asciiTheme="minorBidi" w:hAnsiTheme="minorBidi"/>
          <w:sz w:val="24"/>
          <w:szCs w:val="24"/>
          <w:vertAlign w:val="superscript"/>
          <w:rtl/>
        </w:rPr>
        <w:t>ام.</w:t>
      </w:r>
      <w:r w:rsidRPr="00F419D0">
        <w:rPr>
          <w:rFonts w:asciiTheme="minorBidi" w:hAnsiTheme="minorBidi"/>
          <w:sz w:val="24"/>
          <w:szCs w:val="24"/>
          <w:vertAlign w:val="superscript"/>
        </w:rPr>
        <w:t></w:t>
      </w:r>
      <w:r w:rsidRPr="00F419D0">
        <w:rPr>
          <w:rFonts w:asciiTheme="minorBidi" w:hAnsiTheme="minorBidi"/>
          <w:sz w:val="24"/>
          <w:szCs w:val="24"/>
          <w:vertAlign w:val="superscript"/>
          <w:rtl/>
        </w:rPr>
        <w:t>ال ٩ ، مدل سازي شده اند.</w:t>
      </w:r>
    </w:p>
    <w:p w:rsidR="00B977E4" w:rsidRPr="00F419D0" w:rsidRDefault="00B977E4" w:rsidP="00B977E4">
      <w:pPr>
        <w:rPr>
          <w:rFonts w:asciiTheme="minorBidi" w:hAnsiTheme="minorBidi"/>
          <w:sz w:val="24"/>
          <w:szCs w:val="24"/>
          <w:vertAlign w:val="superscript"/>
          <w:rtl/>
        </w:rPr>
      </w:pPr>
      <w:r w:rsidRPr="00F419D0">
        <w:rPr>
          <w:rFonts w:asciiTheme="minorBidi" w:hAnsiTheme="minorBidi"/>
          <w:sz w:val="24"/>
          <w:szCs w:val="24"/>
          <w:vertAlign w:val="superscript"/>
          <w:rtl/>
        </w:rPr>
        <w:t>، همانگونه كه مي دانيد، يك فرايند (و در واقع، يك فرايند توليد) توصيف مي نمايد كه چه كسي ١٠</w:t>
      </w:r>
    </w:p>
    <w:p w:rsidR="00B977E4" w:rsidRPr="00F419D0" w:rsidRDefault="00B977E4" w:rsidP="00B977E4">
      <w:pPr>
        <w:rPr>
          <w:rFonts w:asciiTheme="minorBidi" w:hAnsiTheme="minorBidi"/>
          <w:sz w:val="24"/>
          <w:szCs w:val="24"/>
          <w:vertAlign w:val="superscript"/>
          <w:rtl/>
        </w:rPr>
      </w:pPr>
      <w:r w:rsidRPr="00F419D0">
        <w:rPr>
          <w:rFonts w:asciiTheme="minorBidi" w:hAnsiTheme="minorBidi"/>
          <w:sz w:val="24"/>
          <w:szCs w:val="24"/>
          <w:vertAlign w:val="superscript"/>
          <w:rtl/>
        </w:rPr>
        <w:lastRenderedPageBreak/>
        <w:t>چه كاري ١١ را، چگونه ١٢ ، و چه موقع ١٣ بايد انجام دهد تا اينكه به نتيجه ي مطلوب كه يك محصولِ با كيفيت ١٤</w:t>
      </w:r>
    </w:p>
    <w:p w:rsidR="00B977E4" w:rsidRPr="00F419D0" w:rsidRDefault="00B977E4" w:rsidP="00B977E4">
      <w:pPr>
        <w:rPr>
          <w:rFonts w:asciiTheme="minorBidi" w:hAnsiTheme="minorBidi"/>
          <w:sz w:val="24"/>
          <w:szCs w:val="24"/>
          <w:vertAlign w:val="superscript"/>
          <w:rtl/>
        </w:rPr>
      </w:pPr>
      <w:r w:rsidRPr="00F419D0">
        <w:rPr>
          <w:rFonts w:asciiTheme="minorBidi" w:hAnsiTheme="minorBidi"/>
          <w:sz w:val="24"/>
          <w:szCs w:val="24"/>
          <w:vertAlign w:val="superscript"/>
          <w:rtl/>
        </w:rPr>
        <w:t>است، دست يابيم. از اين منظر، نقش ها معادل مؤلفه ي چه كسي، فعاليت ها معادل مؤلفه ي چگونگي،</w:t>
      </w:r>
    </w:p>
    <w:p w:rsidR="00B977E4" w:rsidRPr="00F419D0" w:rsidRDefault="00B977E4" w:rsidP="00B977E4">
      <w:pPr>
        <w:rPr>
          <w:rFonts w:asciiTheme="minorBidi" w:hAnsiTheme="minorBidi"/>
          <w:sz w:val="24"/>
          <w:szCs w:val="24"/>
          <w:vertAlign w:val="superscript"/>
          <w:rtl/>
        </w:rPr>
      </w:pPr>
      <w:r w:rsidRPr="00F419D0">
        <w:rPr>
          <w:rFonts w:asciiTheme="minorBidi" w:hAnsiTheme="minorBidi"/>
          <w:sz w:val="24"/>
          <w:szCs w:val="24"/>
          <w:vertAlign w:val="superscript"/>
          <w:rtl/>
        </w:rPr>
        <w:t xml:space="preserve">دستاوردها معادل مؤلفه ي چه چيزي، و جريان </w:t>
      </w:r>
      <w:r w:rsidRPr="00F419D0">
        <w:rPr>
          <w:rFonts w:asciiTheme="minorBidi" w:hAnsiTheme="minorBidi"/>
          <w:sz w:val="24"/>
          <w:szCs w:val="24"/>
          <w:vertAlign w:val="superscript"/>
        </w:rPr>
        <w:t></w:t>
      </w:r>
      <w:r w:rsidRPr="00F419D0">
        <w:rPr>
          <w:rFonts w:asciiTheme="minorBidi" w:hAnsiTheme="minorBidi"/>
          <w:sz w:val="24"/>
          <w:szCs w:val="24"/>
          <w:vertAlign w:val="superscript"/>
          <w:rtl/>
        </w:rPr>
        <w:t>كار معادل مؤلفه ي چه موقع در فرايند مي باشد.</w:t>
      </w:r>
    </w:p>
    <w:p w:rsidR="00B977E4" w:rsidRPr="00F419D0" w:rsidRDefault="00B977E4" w:rsidP="00B977E4">
      <w:pPr>
        <w:rPr>
          <w:rFonts w:asciiTheme="minorBidi" w:hAnsiTheme="minorBidi"/>
          <w:sz w:val="24"/>
          <w:szCs w:val="24"/>
          <w:vertAlign w:val="superscript"/>
          <w:rtl/>
        </w:rPr>
      </w:pPr>
      <w:r w:rsidRPr="00F419D0">
        <w:rPr>
          <w:rFonts w:asciiTheme="minorBidi" w:hAnsiTheme="minorBidi"/>
          <w:sz w:val="24"/>
          <w:szCs w:val="24"/>
          <w:vertAlign w:val="superscript"/>
          <w:rtl/>
        </w:rPr>
        <w:t>شايد براي شما سؤال باشد كه چرا آر.يو.پي از واژه ي ديسيپلين ١ استفاده كرده است. ديسيپلين در لغت</w:t>
      </w:r>
    </w:p>
    <w:p w:rsidR="00B977E4" w:rsidRPr="00F419D0" w:rsidRDefault="00B977E4" w:rsidP="00B977E4">
      <w:pPr>
        <w:rPr>
          <w:rFonts w:asciiTheme="minorBidi" w:hAnsiTheme="minorBidi"/>
          <w:sz w:val="24"/>
          <w:szCs w:val="24"/>
          <w:vertAlign w:val="superscript"/>
          <w:rtl/>
        </w:rPr>
      </w:pPr>
      <w:r w:rsidRPr="00F419D0">
        <w:rPr>
          <w:rFonts w:asciiTheme="minorBidi" w:hAnsiTheme="minorBidi"/>
          <w:sz w:val="24"/>
          <w:szCs w:val="24"/>
          <w:vertAlign w:val="superscript"/>
          <w:rtl/>
        </w:rPr>
        <w:t>به معناي انضباط و نظمِ كاري مي باشد. در واقع، از آنجايي كه بطور مثال مجموع هي فعاليت ها، دستاوردها، و</w:t>
      </w:r>
    </w:p>
    <w:p w:rsidR="00B977E4" w:rsidRPr="00F419D0" w:rsidRDefault="00B977E4" w:rsidP="00B977E4">
      <w:pPr>
        <w:rPr>
          <w:rFonts w:asciiTheme="minorBidi" w:hAnsiTheme="minorBidi"/>
          <w:sz w:val="24"/>
          <w:szCs w:val="24"/>
          <w:vertAlign w:val="superscript"/>
          <w:rtl/>
        </w:rPr>
      </w:pPr>
      <w:r w:rsidRPr="00F419D0">
        <w:rPr>
          <w:rFonts w:asciiTheme="minorBidi" w:hAnsiTheme="minorBidi"/>
          <w:sz w:val="24"/>
          <w:szCs w:val="24"/>
          <w:vertAlign w:val="superscript"/>
          <w:rtl/>
        </w:rPr>
        <w:t>نقش هايي كه همگي با هدف فراهم نمودن، تجزيه و تحليل، مدل سازي، و پالايش نيازمندي هاي نرم افزاري و</w:t>
      </w:r>
    </w:p>
    <w:p w:rsidR="00B977E4" w:rsidRPr="00F419D0" w:rsidRDefault="00B977E4" w:rsidP="00B977E4">
      <w:pPr>
        <w:rPr>
          <w:rFonts w:asciiTheme="minorBidi" w:hAnsiTheme="minorBidi"/>
          <w:sz w:val="24"/>
          <w:szCs w:val="24"/>
          <w:vertAlign w:val="superscript"/>
          <w:rtl/>
        </w:rPr>
      </w:pPr>
      <w:r w:rsidRPr="00F419D0">
        <w:rPr>
          <w:rFonts w:asciiTheme="minorBidi" w:hAnsiTheme="minorBidi"/>
          <w:sz w:val="24"/>
          <w:szCs w:val="24"/>
          <w:vertAlign w:val="superscript"/>
          <w:rtl/>
        </w:rPr>
        <w:t>نيازهاي مشتري انجام مي شود، داراي يكسري ويژگي هاي فكري، رفتاري، هدف، و عملكرد مشابهي مي باشند</w:t>
      </w:r>
    </w:p>
    <w:p w:rsidR="00B977E4" w:rsidRPr="00F419D0" w:rsidRDefault="00B977E4" w:rsidP="00B977E4">
      <w:pPr>
        <w:rPr>
          <w:rFonts w:asciiTheme="minorBidi" w:hAnsiTheme="minorBidi"/>
          <w:sz w:val="24"/>
          <w:szCs w:val="24"/>
          <w:vertAlign w:val="superscript"/>
          <w:rtl/>
        </w:rPr>
      </w:pPr>
      <w:r w:rsidRPr="00F419D0">
        <w:rPr>
          <w:rFonts w:asciiTheme="minorBidi" w:hAnsiTheme="minorBidi"/>
          <w:sz w:val="24"/>
          <w:szCs w:val="24"/>
          <w:vertAlign w:val="superscript"/>
          <w:rtl/>
        </w:rPr>
        <w:t>كه با مجموعه ي فعاليت ها، دستاوردها، و نقش هاي ديگرِ فرايند كه هدف آنها تحليل و طراحي سيستم،</w:t>
      </w:r>
    </w:p>
    <w:p w:rsidR="00B977E4" w:rsidRPr="00F419D0" w:rsidRDefault="00B977E4" w:rsidP="00B977E4">
      <w:pPr>
        <w:rPr>
          <w:rFonts w:asciiTheme="minorBidi" w:hAnsiTheme="minorBidi"/>
          <w:sz w:val="24"/>
          <w:szCs w:val="24"/>
          <w:vertAlign w:val="superscript"/>
          <w:rtl/>
        </w:rPr>
      </w:pPr>
      <w:r w:rsidRPr="00F419D0">
        <w:rPr>
          <w:rFonts w:asciiTheme="minorBidi" w:hAnsiTheme="minorBidi"/>
          <w:sz w:val="24"/>
          <w:szCs w:val="24"/>
          <w:vertAlign w:val="superscript"/>
          <w:rtl/>
        </w:rPr>
        <w:t>پياده سازي، تست و يا استقرار محصول مي باشد، متفاوت است. در واقع، مفهوم ديسيپلين اين ذهنيت را تداعي</w:t>
      </w:r>
    </w:p>
    <w:p w:rsidR="00B977E4" w:rsidRPr="00F419D0" w:rsidRDefault="00B977E4" w:rsidP="00B977E4">
      <w:pPr>
        <w:rPr>
          <w:rFonts w:asciiTheme="minorBidi" w:hAnsiTheme="minorBidi"/>
          <w:sz w:val="24"/>
          <w:szCs w:val="24"/>
          <w:vertAlign w:val="superscript"/>
          <w:rtl/>
        </w:rPr>
      </w:pPr>
      <w:r w:rsidRPr="00F419D0">
        <w:rPr>
          <w:rFonts w:asciiTheme="minorBidi" w:hAnsiTheme="minorBidi"/>
          <w:sz w:val="24"/>
          <w:szCs w:val="24"/>
          <w:vertAlign w:val="superscript"/>
          <w:rtl/>
        </w:rPr>
        <w:t>مي نمايد كه نوعي ارتباط منطقي ميان مجموعه ي فعاليت ها، نقش ها، و دستاوردهاي هر ديسيپلين وجود دارد.</w:t>
      </w:r>
    </w:p>
    <w:p w:rsidR="00B977E4" w:rsidRPr="00F419D0" w:rsidRDefault="00B977E4" w:rsidP="00B977E4">
      <w:pPr>
        <w:rPr>
          <w:rFonts w:asciiTheme="minorBidi" w:hAnsiTheme="minorBidi"/>
          <w:sz w:val="24"/>
          <w:szCs w:val="24"/>
          <w:vertAlign w:val="superscript"/>
          <w:rtl/>
        </w:rPr>
      </w:pPr>
      <w:r w:rsidRPr="00F419D0">
        <w:rPr>
          <w:rFonts w:asciiTheme="minorBidi" w:hAnsiTheme="minorBidi"/>
          <w:sz w:val="24"/>
          <w:szCs w:val="24"/>
          <w:vertAlign w:val="superscript"/>
          <w:rtl/>
          <w:lang w:bidi="fa-IR"/>
        </w:rPr>
        <w:t>۷</w:t>
      </w:r>
      <w:r w:rsidRPr="00F419D0">
        <w:rPr>
          <w:rFonts w:asciiTheme="minorBidi" w:hAnsiTheme="minorBidi"/>
          <w:sz w:val="24"/>
          <w:szCs w:val="24"/>
          <w:vertAlign w:val="superscript"/>
          <w:rtl/>
        </w:rPr>
        <w:t xml:space="preserve"> ، نمونه اي از ارتباط ميان عناصر كليدي در ساختار محتوايي آر.يو.پي نشان داده شده است.</w:t>
      </w:r>
    </w:p>
    <w:p w:rsidR="00B977E4" w:rsidRPr="00F419D0" w:rsidRDefault="00B977E4" w:rsidP="00B977E4">
      <w:pPr>
        <w:rPr>
          <w:rFonts w:asciiTheme="minorBidi" w:hAnsiTheme="minorBidi"/>
          <w:sz w:val="24"/>
          <w:szCs w:val="24"/>
          <w:vertAlign w:val="superscript"/>
        </w:rPr>
      </w:pPr>
      <w:r w:rsidRPr="00F419D0">
        <w:rPr>
          <w:rFonts w:asciiTheme="minorBidi" w:hAnsiTheme="minorBidi"/>
          <w:noProof/>
          <w:sz w:val="24"/>
          <w:szCs w:val="24"/>
        </w:rPr>
        <w:drawing>
          <wp:inline distT="0" distB="0" distL="0" distR="0" wp14:anchorId="480F5C7C" wp14:editId="0D1D2B12">
            <wp:extent cx="5943600" cy="27381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38120"/>
                    </a:xfrm>
                    <a:prstGeom prst="rect">
                      <a:avLst/>
                    </a:prstGeom>
                  </pic:spPr>
                </pic:pic>
              </a:graphicData>
            </a:graphic>
          </wp:inline>
        </w:drawing>
      </w:r>
    </w:p>
    <w:p w:rsidR="00B977E4" w:rsidRPr="00F419D0" w:rsidRDefault="00B977E4" w:rsidP="00B977E4">
      <w:pPr>
        <w:rPr>
          <w:rFonts w:asciiTheme="minorBidi" w:hAnsiTheme="minorBidi"/>
          <w:sz w:val="24"/>
          <w:szCs w:val="24"/>
          <w:rtl/>
        </w:rPr>
      </w:pPr>
      <w:r w:rsidRPr="00F419D0">
        <w:rPr>
          <w:rFonts w:asciiTheme="minorBidi" w:hAnsiTheme="minorBidi"/>
          <w:sz w:val="24"/>
          <w:szCs w:val="24"/>
          <w:rtl/>
        </w:rPr>
        <w:t>حال كه با مفهوم ديسيپلين آشنا شديم، اجازه دهيد تعريف مختصري از مفاهيم نقش، فعاليت، دستاورد، و</w:t>
      </w:r>
    </w:p>
    <w:p w:rsidR="00B977E4" w:rsidRPr="00F419D0" w:rsidRDefault="00B977E4" w:rsidP="00B977E4">
      <w:pPr>
        <w:rPr>
          <w:rFonts w:asciiTheme="minorBidi" w:hAnsiTheme="minorBidi"/>
          <w:sz w:val="24"/>
          <w:szCs w:val="24"/>
          <w:rtl/>
        </w:rPr>
      </w:pPr>
      <w:r w:rsidRPr="00F419D0">
        <w:rPr>
          <w:rFonts w:asciiTheme="minorBidi" w:hAnsiTheme="minorBidi"/>
          <w:sz w:val="24"/>
          <w:szCs w:val="24"/>
          <w:rtl/>
        </w:rPr>
        <w:t>جريان كار ارائه نماييم.</w:t>
      </w:r>
    </w:p>
    <w:p w:rsidR="00B977E4" w:rsidRPr="00F419D0" w:rsidRDefault="00B977E4" w:rsidP="00B977E4">
      <w:pPr>
        <w:rPr>
          <w:rFonts w:asciiTheme="minorBidi" w:hAnsiTheme="minorBidi"/>
          <w:sz w:val="24"/>
          <w:szCs w:val="24"/>
          <w:rtl/>
        </w:rPr>
      </w:pPr>
      <w:r w:rsidRPr="00F419D0">
        <w:rPr>
          <w:rFonts w:asciiTheme="minorBidi" w:hAnsiTheme="minorBidi"/>
          <w:sz w:val="24"/>
          <w:szCs w:val="24"/>
          <w:rtl/>
        </w:rPr>
        <w:t>نقش٢ : در آر.يو.پي، مفهوم نقش، ارتباط نزديكي با فعاليت و دستاورد دارد. رفتارهاي يك نقش بر اسا ِ س</w:t>
      </w:r>
    </w:p>
    <w:p w:rsidR="00B977E4" w:rsidRPr="00F419D0" w:rsidRDefault="00B977E4" w:rsidP="00B977E4">
      <w:pPr>
        <w:rPr>
          <w:rFonts w:asciiTheme="minorBidi" w:hAnsiTheme="minorBidi"/>
          <w:sz w:val="24"/>
          <w:szCs w:val="24"/>
          <w:rtl/>
        </w:rPr>
      </w:pPr>
      <w:r w:rsidRPr="00F419D0">
        <w:rPr>
          <w:rFonts w:asciiTheme="minorBidi" w:hAnsiTheme="minorBidi"/>
          <w:sz w:val="24"/>
          <w:szCs w:val="24"/>
          <w:rtl/>
        </w:rPr>
        <w:t>انجامِ فعاليت ها و مسئوليت هاي ان در رابطه با يكسري دستاورد تعريف مي شود. توجه داشته باشيد كه</w:t>
      </w:r>
    </w:p>
    <w:p w:rsidR="00790FB7" w:rsidRPr="00F419D0" w:rsidRDefault="00B977E4" w:rsidP="00B977E4">
      <w:pPr>
        <w:rPr>
          <w:rFonts w:asciiTheme="minorBidi" w:hAnsiTheme="minorBidi"/>
          <w:sz w:val="24"/>
          <w:szCs w:val="24"/>
          <w:rtl/>
        </w:rPr>
      </w:pPr>
      <w:r w:rsidRPr="00F419D0">
        <w:rPr>
          <w:rFonts w:asciiTheme="minorBidi" w:hAnsiTheme="minorBidi"/>
          <w:sz w:val="24"/>
          <w:szCs w:val="24"/>
          <w:rtl/>
        </w:rPr>
        <w:t>نقش هاي تعريف شده در آر.يو.پي، ممكن است با ساختار سازماني و احتمالاً نقش هايي كه با آنها آشنا</w:t>
      </w:r>
      <w:r w:rsidRPr="00F419D0">
        <w:rPr>
          <w:rFonts w:asciiTheme="minorBidi" w:hAnsiTheme="minorBidi"/>
          <w:sz w:val="24"/>
          <w:szCs w:val="24"/>
          <w:rtl/>
        </w:rPr>
        <w:t xml:space="preserve"> </w:t>
      </w:r>
      <w:r w:rsidR="00790FB7" w:rsidRPr="00F419D0">
        <w:rPr>
          <w:rFonts w:asciiTheme="minorBidi" w:hAnsiTheme="minorBidi"/>
          <w:sz w:val="24"/>
          <w:szCs w:val="24"/>
          <w:rtl/>
        </w:rPr>
        <w:t>می‌باشید،متفاوت باشدو البته،توجه داشته باشید که ایفای همه‌ی نقش‌های تعریف شده در آر.یو.پی،ممکن است ضرورتی نداشته باشد.یک نقش ممکن است بوسیله‌ی یک نفر یا چند نفر ایفا شود.یک نفر در طول یک پروژه می‌تواند در نقش‌های مختلفی ظاهر شود.</w:t>
      </w:r>
    </w:p>
    <w:p w:rsidR="00790FB7" w:rsidRPr="00F419D0" w:rsidRDefault="00790FB7" w:rsidP="00B977E4">
      <w:pPr>
        <w:rPr>
          <w:rFonts w:asciiTheme="minorBidi" w:hAnsiTheme="minorBidi"/>
          <w:sz w:val="24"/>
          <w:szCs w:val="24"/>
          <w:rtl/>
        </w:rPr>
      </w:pPr>
      <w:r w:rsidRPr="00F419D0">
        <w:rPr>
          <w:rFonts w:asciiTheme="minorBidi" w:hAnsiTheme="minorBidi"/>
          <w:sz w:val="24"/>
          <w:szCs w:val="24"/>
          <w:rtl/>
        </w:rPr>
        <w:lastRenderedPageBreak/>
        <w:t xml:space="preserve">    فعالیت</w:t>
      </w:r>
      <w:r w:rsidRPr="00F419D0">
        <w:rPr>
          <w:rFonts w:asciiTheme="minorBidi" w:hAnsiTheme="minorBidi"/>
          <w:sz w:val="24"/>
          <w:szCs w:val="24"/>
          <w:rtl/>
        </w:rPr>
        <w:footnoteReference w:id="30"/>
      </w:r>
      <w:r w:rsidRPr="00F419D0">
        <w:rPr>
          <w:rFonts w:asciiTheme="minorBidi" w:hAnsiTheme="minorBidi"/>
          <w:sz w:val="24"/>
          <w:szCs w:val="24"/>
          <w:rtl/>
        </w:rPr>
        <w:t xml:space="preserve"> :فعالیت عبارتست از واحدی از کار که از یک نقش،انجام آن،انتظار می‌رود.یک فعالیت دارای هدف مشخصی است و معمولا برای تولید به‌روز رسانی یک دستاورد،مانند یک مدل،یک مؤلفه</w:t>
      </w:r>
      <w:r w:rsidRPr="00F419D0">
        <w:rPr>
          <w:rFonts w:asciiTheme="minorBidi" w:hAnsiTheme="minorBidi"/>
          <w:sz w:val="24"/>
          <w:szCs w:val="24"/>
          <w:rtl/>
        </w:rPr>
        <w:footnoteReference w:id="31"/>
      </w:r>
      <w:r w:rsidRPr="00F419D0">
        <w:rPr>
          <w:rFonts w:asciiTheme="minorBidi" w:hAnsiTheme="minorBidi"/>
          <w:sz w:val="24"/>
          <w:szCs w:val="24"/>
          <w:rtl/>
        </w:rPr>
        <w:t xml:space="preserve"> یا قسمتی از کد یک برنامه،انجام می‌شود.طول زمانی فعالیت‌ها،بین چند ساعت تا چند روز متغیر است.هر فعالیت به تعدادی گام3شکسته می‌شود.مفهوم فعالیت تا حدود زیادی مفهوم وظیفه4 می‌باشد.</w:t>
      </w:r>
    </w:p>
    <w:p w:rsidR="00790FB7" w:rsidRPr="00F419D0" w:rsidRDefault="00790FB7" w:rsidP="00B977E4">
      <w:pPr>
        <w:rPr>
          <w:rFonts w:asciiTheme="minorBidi" w:hAnsiTheme="minorBidi"/>
          <w:sz w:val="24"/>
          <w:szCs w:val="24"/>
          <w:rtl/>
        </w:rPr>
      </w:pPr>
      <w:r w:rsidRPr="00F419D0">
        <w:rPr>
          <w:rFonts w:asciiTheme="minorBidi" w:hAnsiTheme="minorBidi"/>
          <w:sz w:val="24"/>
          <w:szCs w:val="24"/>
          <w:rtl/>
        </w:rPr>
        <w:t xml:space="preserve">    دستاورد5: یک دستاورد عبارتست از قطعه‌ای از اطلاعات که به‌وسیله‌ی یک یا چند فعالیت،تولید شده،بازبینی می‍‌‌‌ شود.و یا مورد استفاده قرار می‌گیرد.این قطعه‌ی اطلاعاتی می‌تواند یک سند،یک مدل،کد برنامه،یا فایل اجرایی باشد.توجه داشته باشید که تنها تعداد محدودی از دستاوردها شکل سند6به خود می‌گیرند.با توجه به عواملی مانند ماهیت پروژه،ممکن است تعداد وماهیت دستاورد های مختلف تولید شده،متفاوت باشد.معمولا توصیه می‌شود که دستاوردها در شکل و قالب اصلی‌شان نگهداری نماییم.مثلا برای نگهداری یک مدل بصری بهتر است از یک ابزار مدل‌سازی مناسب و برای نگهداری و تولید یک سند متنی مانند سند چشم‌انداز از یک نرم‌افزار واژه‌پرداز استفاده شود.</w:t>
      </w:r>
    </w:p>
    <w:p w:rsidR="00790FB7" w:rsidRPr="00F419D0" w:rsidRDefault="00790FB7" w:rsidP="00B977E4">
      <w:pPr>
        <w:rPr>
          <w:rFonts w:asciiTheme="minorBidi" w:hAnsiTheme="minorBidi"/>
          <w:sz w:val="24"/>
          <w:szCs w:val="24"/>
          <w:rtl/>
        </w:rPr>
      </w:pPr>
      <w:r w:rsidRPr="00F419D0">
        <w:rPr>
          <w:rFonts w:asciiTheme="minorBidi" w:hAnsiTheme="minorBidi"/>
          <w:sz w:val="24"/>
          <w:szCs w:val="24"/>
          <w:rtl/>
        </w:rPr>
        <w:t xml:space="preserve">     جریان کار7 : توالی معنادار و منطقی از فعالیت‌های مختلف استکه منجر به ارائه‌ی نتیجه‌ای با ارزش و قابل توجه شده و در آن چگونگی تعامل میان نقش‌های مختلف توصیه می‌شود.دو شکل عمده از جریان کار در آر.یو.پی مطرح می‌باشد.به ازای هریک از دیسیپلین‌های تعریف شده،مدلی از یک جریان کار ارائه شده است.این جریان کار که جریان کار اصلی8 نیز نامیده می‌شود،بیانگر توالی منطقی مجموعه‌ی فعالیت‌های یک دیسیپلین می‌باشد.از آنجایی که معمولا فعالیت‌های متعددی در یک دیسیپلین وجود دارد،مدل‌سازی</w:t>
      </w:r>
      <w:r w:rsidRPr="00F419D0">
        <w:rPr>
          <w:rFonts w:asciiTheme="minorBidi" w:hAnsiTheme="minorBidi"/>
          <w:sz w:val="24"/>
          <w:szCs w:val="24"/>
        </w:rPr>
        <w:t xml:space="preserve">  </w:t>
      </w:r>
      <w:r w:rsidRPr="00F419D0">
        <w:rPr>
          <w:rFonts w:asciiTheme="minorBidi" w:hAnsiTheme="minorBidi"/>
          <w:sz w:val="24"/>
          <w:szCs w:val="24"/>
          <w:rtl/>
        </w:rPr>
        <w:t xml:space="preserve"> آنها در قالب یک نمودا ر فعالیت،درک آن را با مشکل مواجه می‌کند.بنابراین،آر.یو.پی بهمنظور مدیریتِ پیچیدگی،با معرفیِ مفهومِ جزئیاتِ جرین کار،مجموعه‌ی فعالیت‌هایی که نوعب ارتباط منطقی نزدیک‌تری با هم دارند را در قالب یک بسته‌ی کوچک جریان کار دسته‌بندی می‌نماید.در شکل3-8 ارتباط میلن دیسیپلین‌های فرایند وجریان کار متناظر با آن‌ها نشان داده شده است.شایان ذکر است که یکی از مهم‌تری کاربرد مدلِ جریان کار،برنامه‌ریزی‌ تکرارها2 در یک رویکرد تکرار شونده3 می‌باشد.توجه داشته باشید که این جریانِ کارها،الگوهای ثابت و تغییر ناپذیری نیستند؛شما می‌توانید بر حسب پروژه‌های مختلف  حتی پروژه‌های غیر نرم‌افزاری،گونه‌ی خاصی از جریان کار و نیز دیسیپلین‌های متفاوتی داشته باشید.</w:t>
      </w:r>
    </w:p>
    <w:p w:rsidR="00790FB7" w:rsidRPr="00F419D0" w:rsidRDefault="00790FB7" w:rsidP="00B977E4">
      <w:pPr>
        <w:rPr>
          <w:ins w:id="1" w:author="fakhire, mahboobeh" w:date="2013-11-26T14:59:00Z"/>
          <w:rFonts w:asciiTheme="minorBidi" w:hAnsiTheme="minorBidi"/>
          <w:sz w:val="24"/>
          <w:szCs w:val="24"/>
          <w:rtl/>
        </w:rPr>
      </w:pPr>
      <w:r w:rsidRPr="00F419D0">
        <w:rPr>
          <w:rFonts w:asciiTheme="minorBidi" w:hAnsiTheme="minorBidi"/>
          <w:sz w:val="24"/>
          <w:szCs w:val="24"/>
        </w:rPr>
        <w:lastRenderedPageBreak/>
        <w:drawing>
          <wp:inline distT="0" distB="0" distL="0" distR="0" wp14:anchorId="6F817630" wp14:editId="2D1A03AB">
            <wp:extent cx="5943600" cy="43364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36415"/>
                    </a:xfrm>
                    <a:prstGeom prst="rect">
                      <a:avLst/>
                    </a:prstGeom>
                  </pic:spPr>
                </pic:pic>
              </a:graphicData>
            </a:graphic>
          </wp:inline>
        </w:drawing>
      </w:r>
    </w:p>
    <w:p w:rsidR="00790FB7" w:rsidRPr="00F419D0" w:rsidRDefault="00B977E4" w:rsidP="00B977E4">
      <w:pPr>
        <w:rPr>
          <w:rFonts w:asciiTheme="minorBidi" w:hAnsiTheme="minorBidi"/>
          <w:sz w:val="24"/>
          <w:szCs w:val="24"/>
          <w:rtl/>
        </w:rPr>
      </w:pPr>
      <w:r w:rsidRPr="00F419D0">
        <w:rPr>
          <w:rFonts w:asciiTheme="minorBidi" w:hAnsiTheme="minorBidi"/>
          <w:sz w:val="24"/>
          <w:szCs w:val="24"/>
          <w:rtl/>
        </w:rPr>
        <w:t xml:space="preserve">در شكل </w:t>
      </w:r>
      <w:r w:rsidRPr="00F419D0">
        <w:rPr>
          <w:rFonts w:asciiTheme="minorBidi" w:hAnsiTheme="minorBidi"/>
          <w:sz w:val="24"/>
          <w:szCs w:val="24"/>
          <w:rtl/>
          <w:lang w:bidi="fa-IR"/>
        </w:rPr>
        <w:t>۳</w:t>
      </w:r>
      <w:r w:rsidRPr="00F419D0">
        <w:rPr>
          <w:rFonts w:asciiTheme="minorBidi" w:hAnsiTheme="minorBidi"/>
          <w:sz w:val="24"/>
          <w:szCs w:val="24"/>
          <w:rtl/>
          <w:lang w:bidi="fa-IR"/>
        </w:rPr>
        <w:t>-</w:t>
      </w:r>
      <w:r w:rsidRPr="00F419D0">
        <w:rPr>
          <w:rFonts w:asciiTheme="minorBidi" w:hAnsiTheme="minorBidi"/>
          <w:sz w:val="24"/>
          <w:szCs w:val="24"/>
          <w:rtl/>
          <w:lang w:bidi="fa-IR"/>
        </w:rPr>
        <w:t>۹</w:t>
      </w:r>
      <w:r w:rsidRPr="00F419D0">
        <w:rPr>
          <w:rFonts w:asciiTheme="minorBidi" w:hAnsiTheme="minorBidi"/>
          <w:sz w:val="24"/>
          <w:szCs w:val="24"/>
          <w:rtl/>
        </w:rPr>
        <w:t xml:space="preserve"> ، نمونه اي از يك جريان </w:t>
      </w:r>
      <w:r w:rsidRPr="00F419D0">
        <w:rPr>
          <w:rFonts w:asciiTheme="minorBidi" w:hAnsiTheme="minorBidi"/>
          <w:sz w:val="24"/>
          <w:szCs w:val="24"/>
        </w:rPr>
        <w:t></w:t>
      </w:r>
      <w:r w:rsidRPr="00F419D0">
        <w:rPr>
          <w:rFonts w:asciiTheme="minorBidi" w:hAnsiTheme="minorBidi"/>
          <w:sz w:val="24"/>
          <w:szCs w:val="24"/>
          <w:rtl/>
        </w:rPr>
        <w:t>كار كه متناظر با ديسيپلين تحليل و طراحي مي باشد، نشان داده شده است.</w:t>
      </w:r>
    </w:p>
    <w:p w:rsidR="00B977E4" w:rsidRPr="00F419D0" w:rsidRDefault="00B977E4" w:rsidP="00B977E4">
      <w:pPr>
        <w:rPr>
          <w:rFonts w:asciiTheme="minorBidi" w:hAnsiTheme="minorBidi"/>
          <w:sz w:val="24"/>
          <w:szCs w:val="24"/>
          <w:rtl/>
        </w:rPr>
      </w:pPr>
      <w:r w:rsidRPr="00F419D0">
        <w:rPr>
          <w:rFonts w:asciiTheme="minorBidi" w:hAnsiTheme="minorBidi"/>
          <w:noProof/>
          <w:sz w:val="24"/>
          <w:szCs w:val="24"/>
        </w:rPr>
        <w:lastRenderedPageBreak/>
        <w:drawing>
          <wp:inline distT="0" distB="0" distL="0" distR="0" wp14:anchorId="5BD4A941" wp14:editId="0115A1D0">
            <wp:extent cx="4114800" cy="7105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4800" cy="7105650"/>
                    </a:xfrm>
                    <a:prstGeom prst="rect">
                      <a:avLst/>
                    </a:prstGeom>
                  </pic:spPr>
                </pic:pic>
              </a:graphicData>
            </a:graphic>
          </wp:inline>
        </w:drawing>
      </w:r>
    </w:p>
    <w:p w:rsidR="00911918" w:rsidRPr="00F419D0" w:rsidRDefault="00911918" w:rsidP="00B977E4">
      <w:pPr>
        <w:rPr>
          <w:rFonts w:asciiTheme="minorBidi" w:hAnsiTheme="minorBidi"/>
          <w:sz w:val="24"/>
          <w:szCs w:val="24"/>
          <w:rtl/>
        </w:rPr>
      </w:pPr>
    </w:p>
    <w:p w:rsidR="00B203CF" w:rsidRPr="00F419D0" w:rsidRDefault="00B203CF" w:rsidP="00B977E4">
      <w:pPr>
        <w:rPr>
          <w:rFonts w:asciiTheme="minorBidi" w:hAnsiTheme="minorBidi"/>
          <w:sz w:val="24"/>
          <w:szCs w:val="24"/>
          <w:rtl/>
          <w:lang w:bidi="fa-IR"/>
        </w:rPr>
      </w:pPr>
      <w:r w:rsidRPr="00F419D0">
        <w:rPr>
          <w:rFonts w:asciiTheme="minorBidi" w:hAnsiTheme="minorBidi"/>
          <w:sz w:val="24"/>
          <w:szCs w:val="24"/>
          <w:rtl/>
          <w:lang w:bidi="fa-IR"/>
        </w:rPr>
        <w:t>سایر عناصرِ محتوایی آر.یو.پی، عبارتند از:</w:t>
      </w:r>
    </w:p>
    <w:p w:rsidR="00B203CF" w:rsidRPr="00F419D0" w:rsidRDefault="00B203CF" w:rsidP="00B977E4">
      <w:pPr>
        <w:rPr>
          <w:rFonts w:asciiTheme="minorBidi" w:hAnsiTheme="minorBidi"/>
          <w:sz w:val="24"/>
          <w:szCs w:val="24"/>
          <w:rtl/>
          <w:lang w:bidi="fa-IR"/>
        </w:rPr>
      </w:pPr>
    </w:p>
    <w:p w:rsidR="00B203CF" w:rsidRPr="00F419D0" w:rsidRDefault="00B203CF" w:rsidP="00B977E4">
      <w:pPr>
        <w:rPr>
          <w:rFonts w:asciiTheme="minorBidi" w:hAnsiTheme="minorBidi"/>
          <w:sz w:val="24"/>
          <w:szCs w:val="24"/>
          <w:rtl/>
          <w:lang w:bidi="fa-IR"/>
        </w:rPr>
      </w:pPr>
      <w:r w:rsidRPr="00F419D0">
        <w:rPr>
          <w:rStyle w:val="Heading1Char"/>
          <w:rFonts w:asciiTheme="minorBidi" w:hAnsiTheme="minorBidi" w:cstheme="minorBidi"/>
          <w:sz w:val="24"/>
          <w:szCs w:val="24"/>
          <w:rtl/>
        </w:rPr>
        <w:lastRenderedPageBreak/>
        <w:t>توصیه ها و راهنمایی ها</w:t>
      </w:r>
      <w:r w:rsidRPr="00F419D0">
        <w:rPr>
          <w:rStyle w:val="Heading1Char"/>
          <w:rFonts w:asciiTheme="minorBidi" w:hAnsiTheme="minorBidi" w:cstheme="minorBidi"/>
          <w:sz w:val="24"/>
          <w:szCs w:val="24"/>
          <w:vertAlign w:val="superscript"/>
          <w:rtl/>
        </w:rPr>
        <w:t>1</w:t>
      </w:r>
      <w:r w:rsidRPr="00F419D0">
        <w:rPr>
          <w:rStyle w:val="Heading1Char"/>
          <w:rFonts w:asciiTheme="minorBidi" w:hAnsiTheme="minorBidi" w:cstheme="minorBidi"/>
          <w:sz w:val="24"/>
          <w:szCs w:val="24"/>
          <w:rtl/>
        </w:rPr>
        <w:t>:</w:t>
      </w:r>
      <w:r w:rsidRPr="00F419D0">
        <w:rPr>
          <w:rFonts w:asciiTheme="minorBidi" w:hAnsiTheme="minorBidi"/>
          <w:sz w:val="24"/>
          <w:szCs w:val="24"/>
          <w:rtl/>
          <w:lang w:bidi="fa-IR"/>
        </w:rPr>
        <w:t xml:space="preserve"> شامل اطلاعات و تجربیات ارزشمندی می باشند که در آنها برخی قوانین</w:t>
      </w:r>
      <w:r w:rsidRPr="00F419D0">
        <w:rPr>
          <w:rFonts w:asciiTheme="minorBidi" w:hAnsiTheme="minorBidi"/>
          <w:sz w:val="24"/>
          <w:szCs w:val="24"/>
          <w:vertAlign w:val="superscript"/>
          <w:rtl/>
          <w:lang w:bidi="fa-IR"/>
        </w:rPr>
        <w:t>2</w:t>
      </w:r>
      <w:r w:rsidRPr="00F419D0">
        <w:rPr>
          <w:rFonts w:asciiTheme="minorBidi" w:hAnsiTheme="minorBidi"/>
          <w:sz w:val="24"/>
          <w:szCs w:val="24"/>
          <w:rtl/>
          <w:lang w:bidi="fa-IR"/>
        </w:rPr>
        <w:t xml:space="preserve">، راهکارهای موفق، و یا روش های مکاشفه‌ای </w:t>
      </w:r>
      <w:r w:rsidRPr="00F419D0">
        <w:rPr>
          <w:rFonts w:asciiTheme="minorBidi" w:hAnsiTheme="minorBidi"/>
          <w:sz w:val="24"/>
          <w:szCs w:val="24"/>
          <w:vertAlign w:val="superscript"/>
          <w:rtl/>
          <w:lang w:bidi="fa-IR"/>
        </w:rPr>
        <w:t>3</w:t>
      </w:r>
      <w:r w:rsidRPr="00F419D0">
        <w:rPr>
          <w:rFonts w:asciiTheme="minorBidi" w:hAnsiTheme="minorBidi"/>
          <w:sz w:val="24"/>
          <w:szCs w:val="24"/>
          <w:rtl/>
          <w:lang w:bidi="fa-IR"/>
        </w:rPr>
        <w:t xml:space="preserve"> برای انجام فعالیت ها و نیز ایجاد و به‌روز رسانی دستاوردها، ارائه شده است.</w:t>
      </w:r>
    </w:p>
    <w:p w:rsidR="00B203CF" w:rsidRPr="00F419D0" w:rsidRDefault="00B203CF" w:rsidP="00B977E4">
      <w:pPr>
        <w:rPr>
          <w:rFonts w:asciiTheme="minorBidi" w:hAnsiTheme="minorBidi"/>
          <w:sz w:val="24"/>
          <w:szCs w:val="24"/>
          <w:rtl/>
          <w:lang w:bidi="fa-IR"/>
        </w:rPr>
      </w:pPr>
      <w:r w:rsidRPr="00F419D0">
        <w:rPr>
          <w:rStyle w:val="Heading1Char"/>
          <w:rFonts w:asciiTheme="minorBidi" w:hAnsiTheme="minorBidi" w:cstheme="minorBidi"/>
          <w:sz w:val="24"/>
          <w:szCs w:val="24"/>
          <w:rtl/>
          <w:lang w:bidi="fa-IR"/>
        </w:rPr>
        <w:t>الگو ها و قالب‌ها</w:t>
      </w:r>
      <w:r w:rsidRPr="00F419D0">
        <w:rPr>
          <w:rStyle w:val="Heading1Char"/>
          <w:rFonts w:asciiTheme="minorBidi" w:hAnsiTheme="minorBidi" w:cstheme="minorBidi"/>
          <w:sz w:val="24"/>
          <w:szCs w:val="24"/>
          <w:vertAlign w:val="superscript"/>
          <w:rtl/>
          <w:lang w:bidi="fa-IR"/>
        </w:rPr>
        <w:t>4</w:t>
      </w:r>
      <w:r w:rsidRPr="00F419D0">
        <w:rPr>
          <w:rStyle w:val="Heading1Char"/>
          <w:rFonts w:asciiTheme="minorBidi" w:hAnsiTheme="minorBidi" w:cstheme="minorBidi"/>
          <w:sz w:val="24"/>
          <w:szCs w:val="24"/>
          <w:rtl/>
          <w:lang w:bidi="fa-IR"/>
        </w:rPr>
        <w:t>:</w:t>
      </w:r>
      <w:r w:rsidRPr="00F419D0">
        <w:rPr>
          <w:rFonts w:asciiTheme="minorBidi" w:hAnsiTheme="minorBidi"/>
          <w:sz w:val="24"/>
          <w:szCs w:val="24"/>
          <w:rtl/>
          <w:lang w:bidi="fa-IR"/>
        </w:rPr>
        <w:t xml:space="preserve"> آر.یو.پی، برای برخی از دستاورد های مهم  در فرایند تولید، قالب هایی را فراهم نموده است. این قالب ها که بر اساس تجارب موفق در پروژه های مختلف سازماندهی شده اند، بیانگر توصیه ها و راهنمایی هایی در رابطه با چگونگی سازماندهی مطالب و اطلاعاتِ مستند در یک دستاورد می باشد. توجه داشته باشید که این الگوها برای هر پروژه، به تناسبِ نیاز ها و ملاحظاتِ خاص آن، مستلزم پیکربندی و سفارشی‌نمودن است و بنابراین به هیچ عنوان اقدام به استفاده از همان شکل </w:t>
      </w:r>
      <w:r w:rsidRPr="00F419D0">
        <w:rPr>
          <w:rFonts w:asciiTheme="minorBidi" w:hAnsiTheme="minorBidi"/>
          <w:sz w:val="24"/>
          <w:szCs w:val="24"/>
          <w:rtl/>
        </w:rPr>
        <w:t>اولیه‌ی</w:t>
      </w:r>
      <w:r w:rsidRPr="00F419D0">
        <w:rPr>
          <w:rFonts w:asciiTheme="minorBidi" w:hAnsiTheme="minorBidi"/>
          <w:sz w:val="24"/>
          <w:szCs w:val="24"/>
          <w:rtl/>
          <w:lang w:bidi="fa-IR"/>
        </w:rPr>
        <w:t xml:space="preserve"> الگو و پر کردن آن ننمایید! قالب ها و الگوهای ارائه شده، تنها یک ذهنیت و دیدِ مناسب نسبت به ماهیت یک دستاورد ایجاد می نمایند.</w:t>
      </w:r>
    </w:p>
    <w:p w:rsidR="00B203CF" w:rsidRPr="00F419D0" w:rsidRDefault="00B203CF" w:rsidP="00B977E4">
      <w:pPr>
        <w:rPr>
          <w:rFonts w:asciiTheme="minorBidi" w:hAnsiTheme="minorBidi"/>
          <w:sz w:val="24"/>
          <w:szCs w:val="24"/>
          <w:lang w:bidi="fa-IR"/>
        </w:rPr>
      </w:pPr>
      <w:r w:rsidRPr="00F419D0">
        <w:rPr>
          <w:rStyle w:val="Heading1Char"/>
          <w:rFonts w:asciiTheme="minorBidi" w:hAnsiTheme="minorBidi" w:cstheme="minorBidi"/>
          <w:sz w:val="24"/>
          <w:szCs w:val="24"/>
          <w:rtl/>
        </w:rPr>
        <w:t>راهنمای به کار گیری ابزار</w:t>
      </w:r>
      <w:r w:rsidRPr="00F419D0">
        <w:rPr>
          <w:rStyle w:val="Heading1Char"/>
          <w:rFonts w:asciiTheme="minorBidi" w:hAnsiTheme="minorBidi" w:cstheme="minorBidi"/>
          <w:sz w:val="24"/>
          <w:szCs w:val="24"/>
          <w:vertAlign w:val="superscript"/>
          <w:rtl/>
        </w:rPr>
        <w:t>5</w:t>
      </w:r>
      <w:r w:rsidRPr="00F419D0">
        <w:rPr>
          <w:rStyle w:val="Heading1Char"/>
          <w:rFonts w:asciiTheme="minorBidi" w:hAnsiTheme="minorBidi" w:cstheme="minorBidi"/>
          <w:sz w:val="24"/>
          <w:szCs w:val="24"/>
          <w:rtl/>
        </w:rPr>
        <w:t xml:space="preserve"> :</w:t>
      </w:r>
      <w:r w:rsidRPr="00F419D0">
        <w:rPr>
          <w:rFonts w:asciiTheme="minorBidi" w:hAnsiTheme="minorBidi"/>
          <w:sz w:val="24"/>
          <w:szCs w:val="24"/>
          <w:rtl/>
          <w:lang w:bidi="fa-IR"/>
        </w:rPr>
        <w:t xml:space="preserve"> این مولفه، معرفی کننده‌ی ابزارهای مختلف برای تسریع و تسهیلِ انجام فعالیت‌های تعریف شده می باشد. به طور پیش فرض،  آر.یو.پی ابزارهای شرکت رَشنال را معرفی نموده است. توجه داشته باشید که این موضوع به معنای لزوم به کارگیری این ابزار های خاص نمی باشد. هر سازمان و یا تیمی، با توجه به ملاحظاتی مانند سهولتِ استفاده، تطابق با سایر ابزارها و محیطِ تولید و همچنین هزینه‌ی مالکیت ابزار که شامل هزینه‌های تهیه، آموزش، به‌روز رسانی و نگهداری می باشد، به انتخاب ابزارهای مناسب اقدام می نماید. توجه داشته باشید که راهنمای بکارگیری ابزار فقط به معرفی چگونگی به کار گیری یک ابزار برای انجام یک فعالیت خاص می پردازد.</w:t>
      </w:r>
    </w:p>
    <w:p w:rsidR="00B203CF" w:rsidRPr="00F419D0" w:rsidRDefault="00B203CF" w:rsidP="00B977E4">
      <w:pPr>
        <w:rPr>
          <w:rStyle w:val="Heading1Char"/>
          <w:rFonts w:asciiTheme="minorBidi" w:hAnsiTheme="minorBidi" w:cstheme="minorBidi"/>
          <w:sz w:val="24"/>
          <w:szCs w:val="24"/>
          <w:rtl/>
        </w:rPr>
      </w:pPr>
    </w:p>
    <w:p w:rsidR="00B203CF" w:rsidRPr="00F419D0" w:rsidRDefault="00B203CF" w:rsidP="00B977E4">
      <w:pPr>
        <w:rPr>
          <w:rStyle w:val="Heading1Char"/>
          <w:rFonts w:asciiTheme="minorBidi" w:hAnsiTheme="minorBidi" w:cstheme="minorBidi"/>
          <w:sz w:val="24"/>
          <w:szCs w:val="24"/>
          <w:rtl/>
        </w:rPr>
      </w:pPr>
    </w:p>
    <w:p w:rsidR="00B203CF" w:rsidRPr="00F419D0" w:rsidRDefault="00B203CF" w:rsidP="00B977E4">
      <w:pPr>
        <w:rPr>
          <w:rStyle w:val="Heading1Char"/>
          <w:rFonts w:asciiTheme="minorBidi" w:hAnsiTheme="minorBidi" w:cstheme="minorBidi"/>
          <w:sz w:val="24"/>
          <w:szCs w:val="24"/>
          <w:rtl/>
        </w:rPr>
      </w:pPr>
    </w:p>
    <w:p w:rsidR="00B203CF" w:rsidRPr="00F419D0" w:rsidRDefault="00B203CF" w:rsidP="00B977E4">
      <w:pPr>
        <w:rPr>
          <w:rFonts w:asciiTheme="minorBidi" w:hAnsiTheme="minorBidi"/>
          <w:b/>
          <w:sz w:val="24"/>
          <w:szCs w:val="24"/>
          <w:rtl/>
          <w:lang w:bidi="fa-IR"/>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pPr>
      <w:r w:rsidRPr="00F419D0">
        <w:rPr>
          <w:rStyle w:val="Heading1Char"/>
          <w:rFonts w:asciiTheme="minorBidi" w:hAnsiTheme="minorBidi" w:cstheme="minorBidi"/>
          <w:sz w:val="24"/>
          <w:szCs w:val="24"/>
          <w:rtl/>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rPr>
        <w:t>ـــــــــــــــــــــــــــــــــــــــــــــــــــــــــــ</w:t>
      </w:r>
    </w:p>
    <w:p w:rsidR="00B203CF" w:rsidRPr="00F419D0" w:rsidRDefault="00B203CF" w:rsidP="00B977E4">
      <w:pPr>
        <w:rPr>
          <w:rFonts w:asciiTheme="minorBidi" w:hAnsiTheme="minorBidi"/>
          <w:sz w:val="24"/>
          <w:szCs w:val="24"/>
          <w:lang w:bidi="fa-IR"/>
        </w:rPr>
      </w:pPr>
      <w:r w:rsidRPr="00F419D0">
        <w:rPr>
          <w:rFonts w:asciiTheme="minorBidi" w:hAnsiTheme="minorBidi"/>
          <w:sz w:val="24"/>
          <w:szCs w:val="24"/>
          <w:vertAlign w:val="superscript"/>
          <w:lang w:bidi="fa-IR"/>
        </w:rPr>
        <w:t>1</w:t>
      </w:r>
      <w:r w:rsidRPr="00F419D0">
        <w:rPr>
          <w:rFonts w:asciiTheme="minorBidi" w:hAnsiTheme="minorBidi"/>
          <w:sz w:val="24"/>
          <w:szCs w:val="24"/>
          <w:lang w:bidi="fa-IR"/>
        </w:rPr>
        <w:t>- Guidelines</w:t>
      </w:r>
    </w:p>
    <w:p w:rsidR="00B203CF" w:rsidRPr="00F419D0" w:rsidRDefault="00B203CF" w:rsidP="00B977E4">
      <w:pPr>
        <w:rPr>
          <w:rFonts w:asciiTheme="minorBidi" w:hAnsiTheme="minorBidi"/>
          <w:sz w:val="24"/>
          <w:szCs w:val="24"/>
          <w:lang w:bidi="fa-IR"/>
        </w:rPr>
      </w:pPr>
      <w:r w:rsidRPr="00F419D0">
        <w:rPr>
          <w:rFonts w:asciiTheme="minorBidi" w:hAnsiTheme="minorBidi"/>
          <w:sz w:val="24"/>
          <w:szCs w:val="24"/>
          <w:vertAlign w:val="superscript"/>
          <w:lang w:bidi="fa-IR"/>
        </w:rPr>
        <w:t>2</w:t>
      </w:r>
      <w:r w:rsidRPr="00F419D0">
        <w:rPr>
          <w:rFonts w:asciiTheme="minorBidi" w:hAnsiTheme="minorBidi"/>
          <w:sz w:val="24"/>
          <w:szCs w:val="24"/>
          <w:lang w:bidi="fa-IR"/>
        </w:rPr>
        <w:t>- Rules</w:t>
      </w:r>
    </w:p>
    <w:p w:rsidR="00B203CF" w:rsidRPr="00F419D0" w:rsidRDefault="00B203CF" w:rsidP="00B977E4">
      <w:pPr>
        <w:rPr>
          <w:rFonts w:asciiTheme="minorBidi" w:hAnsiTheme="minorBidi"/>
          <w:sz w:val="24"/>
          <w:szCs w:val="24"/>
          <w:lang w:bidi="fa-IR"/>
        </w:rPr>
      </w:pPr>
      <w:r w:rsidRPr="00F419D0">
        <w:rPr>
          <w:rFonts w:asciiTheme="minorBidi" w:hAnsiTheme="minorBidi"/>
          <w:sz w:val="24"/>
          <w:szCs w:val="24"/>
          <w:vertAlign w:val="superscript"/>
          <w:lang w:bidi="fa-IR"/>
        </w:rPr>
        <w:t>3</w:t>
      </w:r>
      <w:r w:rsidRPr="00F419D0">
        <w:rPr>
          <w:rFonts w:asciiTheme="minorBidi" w:hAnsiTheme="minorBidi"/>
          <w:sz w:val="24"/>
          <w:szCs w:val="24"/>
          <w:lang w:bidi="fa-IR"/>
        </w:rPr>
        <w:t>- Heuristic</w:t>
      </w:r>
    </w:p>
    <w:p w:rsidR="00B203CF" w:rsidRPr="00F419D0" w:rsidRDefault="00B203CF" w:rsidP="00B977E4">
      <w:pPr>
        <w:rPr>
          <w:rFonts w:asciiTheme="minorBidi" w:hAnsiTheme="minorBidi"/>
          <w:sz w:val="24"/>
          <w:szCs w:val="24"/>
          <w:lang w:bidi="fa-IR"/>
        </w:rPr>
      </w:pPr>
      <w:r w:rsidRPr="00F419D0">
        <w:rPr>
          <w:rFonts w:asciiTheme="minorBidi" w:hAnsiTheme="minorBidi"/>
          <w:sz w:val="24"/>
          <w:szCs w:val="24"/>
          <w:vertAlign w:val="superscript"/>
          <w:lang w:bidi="fa-IR"/>
        </w:rPr>
        <w:t>4</w:t>
      </w:r>
      <w:r w:rsidRPr="00F419D0">
        <w:rPr>
          <w:rFonts w:asciiTheme="minorBidi" w:hAnsiTheme="minorBidi"/>
          <w:sz w:val="24"/>
          <w:szCs w:val="24"/>
          <w:lang w:bidi="fa-IR"/>
        </w:rPr>
        <w:t>- Template</w:t>
      </w:r>
    </w:p>
    <w:p w:rsidR="00B203CF" w:rsidRPr="00F419D0" w:rsidRDefault="00B203CF" w:rsidP="00B977E4">
      <w:pPr>
        <w:rPr>
          <w:rFonts w:asciiTheme="minorBidi" w:hAnsiTheme="minorBidi"/>
          <w:sz w:val="24"/>
          <w:szCs w:val="24"/>
          <w:lang w:bidi="fa-IR"/>
        </w:rPr>
      </w:pPr>
      <w:r w:rsidRPr="00F419D0">
        <w:rPr>
          <w:rFonts w:asciiTheme="minorBidi" w:hAnsiTheme="minorBidi"/>
          <w:sz w:val="24"/>
          <w:szCs w:val="24"/>
          <w:vertAlign w:val="superscript"/>
          <w:lang w:bidi="fa-IR"/>
        </w:rPr>
        <w:t>5</w:t>
      </w:r>
      <w:r w:rsidRPr="00F419D0">
        <w:rPr>
          <w:rFonts w:asciiTheme="minorBidi" w:hAnsiTheme="minorBidi"/>
          <w:sz w:val="24"/>
          <w:szCs w:val="24"/>
          <w:lang w:bidi="fa-IR"/>
        </w:rPr>
        <w:t>- Tool Mentor</w:t>
      </w:r>
    </w:p>
    <w:p w:rsidR="00B203CF" w:rsidRPr="00F419D0" w:rsidRDefault="00B203CF" w:rsidP="00B977E4">
      <w:pPr>
        <w:rPr>
          <w:rFonts w:asciiTheme="minorBidi" w:hAnsiTheme="minorBidi"/>
          <w:sz w:val="24"/>
          <w:szCs w:val="24"/>
          <w:rtl/>
          <w:lang w:bidi="fa-IR"/>
        </w:rPr>
      </w:pPr>
      <w:r w:rsidRPr="00F419D0">
        <w:rPr>
          <w:rStyle w:val="Heading1Char"/>
          <w:rFonts w:asciiTheme="minorBidi" w:hAnsiTheme="minorBidi" w:cstheme="minorBidi"/>
          <w:sz w:val="24"/>
          <w:szCs w:val="24"/>
          <w:rtl/>
        </w:rPr>
        <w:t>-مفاهیم</w:t>
      </w:r>
      <w:r w:rsidRPr="00F419D0">
        <w:rPr>
          <w:rStyle w:val="Heading1Char"/>
          <w:rFonts w:asciiTheme="minorBidi" w:hAnsiTheme="minorBidi" w:cstheme="minorBidi"/>
          <w:sz w:val="24"/>
          <w:szCs w:val="24"/>
          <w:vertAlign w:val="superscript"/>
          <w:rtl/>
        </w:rPr>
        <w:t>1</w:t>
      </w:r>
      <w:r w:rsidRPr="00F419D0">
        <w:rPr>
          <w:rStyle w:val="Heading1Char"/>
          <w:rFonts w:asciiTheme="minorBidi" w:hAnsiTheme="minorBidi" w:cstheme="minorBidi"/>
          <w:sz w:val="24"/>
          <w:szCs w:val="24"/>
          <w:rtl/>
        </w:rPr>
        <w:t>:</w:t>
      </w:r>
      <w:r w:rsidRPr="00F419D0">
        <w:rPr>
          <w:rFonts w:asciiTheme="minorBidi" w:hAnsiTheme="minorBidi"/>
          <w:sz w:val="24"/>
          <w:szCs w:val="24"/>
          <w:rtl/>
          <w:lang w:bidi="fa-IR"/>
        </w:rPr>
        <w:t xml:space="preserve"> عبارت است از بیان تعریف و اصولِ مهم و کلیدی مرتبط با فعالیت‌ها، نقش‌ها، و یا دستاورد‌های مختلف. در آر.یو.پی، نسبتاً جامع و مفصلی برای بسیاری از مفاهیم ذکر شده در دیسیپلین‌ها، نقش‌ها، فعالیت‌ها، و دستاورد‌ها ارائه شده است.</w:t>
      </w:r>
    </w:p>
    <w:p w:rsidR="00B203CF" w:rsidRPr="00F419D0" w:rsidRDefault="00B203CF" w:rsidP="00B977E4">
      <w:pPr>
        <w:rPr>
          <w:rFonts w:asciiTheme="minorBidi" w:hAnsiTheme="minorBidi"/>
          <w:sz w:val="24"/>
          <w:szCs w:val="24"/>
          <w:rtl/>
          <w:lang w:bidi="fa-IR"/>
        </w:rPr>
      </w:pPr>
      <w:r w:rsidRPr="00F419D0">
        <w:rPr>
          <w:rStyle w:val="Heading1Char"/>
          <w:rFonts w:asciiTheme="minorBidi" w:hAnsiTheme="minorBidi" w:cstheme="minorBidi"/>
          <w:sz w:val="24"/>
          <w:szCs w:val="24"/>
          <w:rtl/>
        </w:rPr>
        <w:t>‌-نقشه‌های راه</w:t>
      </w:r>
      <w:r w:rsidRPr="00F419D0">
        <w:rPr>
          <w:rStyle w:val="Heading1Char"/>
          <w:rFonts w:asciiTheme="minorBidi" w:hAnsiTheme="minorBidi" w:cstheme="minorBidi"/>
          <w:sz w:val="24"/>
          <w:szCs w:val="24"/>
          <w:vertAlign w:val="superscript"/>
          <w:rtl/>
        </w:rPr>
        <w:t>2</w:t>
      </w:r>
      <w:r w:rsidRPr="00F419D0">
        <w:rPr>
          <w:rStyle w:val="Heading1Char"/>
          <w:rFonts w:asciiTheme="minorBidi" w:hAnsiTheme="minorBidi" w:cstheme="minorBidi"/>
          <w:sz w:val="24"/>
          <w:szCs w:val="24"/>
          <w:rtl/>
        </w:rPr>
        <w:t>:</w:t>
      </w:r>
      <w:r w:rsidRPr="00F419D0">
        <w:rPr>
          <w:rFonts w:asciiTheme="minorBidi" w:hAnsiTheme="minorBidi"/>
          <w:sz w:val="24"/>
          <w:szCs w:val="24"/>
          <w:rtl/>
          <w:lang w:bidi="fa-IR"/>
        </w:rPr>
        <w:t xml:space="preserve"> به منظور راهنمایی استفاده کنندگان در بکارگیری آر.یو.پی از یک منظر خاص و یا یک کاربرد خاص، تعدادی به اصطلاح، نقشه‌ی راه فراهم شده است. به عنوان مثال،  یک نقشه‌ی راه به منظور راهنمایی درباره‌ی چگونگی پیکربندی محتوای آر.یو.پی برای پروژه های کوچک ارائه شده است. نقشه راه دیگری، نشان دهنده‌ی چگونگی بکارگیری آر.یو.پی در پروژه‌های کسب و کار الکترونیکی</w:t>
      </w:r>
      <w:r w:rsidRPr="00F419D0">
        <w:rPr>
          <w:rFonts w:asciiTheme="minorBidi" w:hAnsiTheme="minorBidi"/>
          <w:sz w:val="24"/>
          <w:szCs w:val="24"/>
          <w:vertAlign w:val="superscript"/>
          <w:rtl/>
          <w:lang w:bidi="fa-IR"/>
        </w:rPr>
        <w:t>3</w:t>
      </w:r>
      <w:r w:rsidRPr="00F419D0">
        <w:rPr>
          <w:rFonts w:asciiTheme="minorBidi" w:hAnsiTheme="minorBidi"/>
          <w:sz w:val="24"/>
          <w:szCs w:val="24"/>
          <w:rtl/>
          <w:lang w:bidi="fa-IR"/>
        </w:rPr>
        <w:t xml:space="preserve"> می باشد.</w:t>
      </w:r>
    </w:p>
    <w:p w:rsidR="00B203CF" w:rsidRPr="00F419D0" w:rsidRDefault="00B203CF" w:rsidP="00B977E4">
      <w:pPr>
        <w:rPr>
          <w:rFonts w:asciiTheme="minorBidi" w:hAnsiTheme="minorBidi"/>
          <w:sz w:val="24"/>
          <w:szCs w:val="24"/>
          <w:rtl/>
          <w:lang w:bidi="fa-IR"/>
        </w:rPr>
      </w:pPr>
      <w:r w:rsidRPr="00F419D0">
        <w:rPr>
          <w:rFonts w:asciiTheme="minorBidi" w:hAnsiTheme="minorBidi"/>
          <w:sz w:val="24"/>
          <w:szCs w:val="24"/>
          <w:rtl/>
          <w:lang w:bidi="fa-IR"/>
        </w:rPr>
        <w:t>در آر.یو.پی دیسیپلین‌های موجود به دو دسته تقسیم شده‌اند. دسته‌ی اول، شامل دیسیپلین‌هایی است که ارتباط مستقیمی با شکل‌گیری ماهیتِ فراورده‌ی نرم‌افزاری دارند. این دیسیپلین‌ها را دیسیپلین‌های اصلی</w:t>
      </w:r>
      <w:r w:rsidRPr="00F419D0">
        <w:rPr>
          <w:rFonts w:asciiTheme="minorBidi" w:hAnsiTheme="minorBidi"/>
          <w:sz w:val="24"/>
          <w:szCs w:val="24"/>
          <w:vertAlign w:val="superscript"/>
          <w:rtl/>
          <w:lang w:bidi="fa-IR"/>
        </w:rPr>
        <w:t>4</w:t>
      </w:r>
      <w:r w:rsidRPr="00F419D0">
        <w:rPr>
          <w:rFonts w:asciiTheme="minorBidi" w:hAnsiTheme="minorBidi"/>
          <w:sz w:val="24"/>
          <w:szCs w:val="24"/>
          <w:rtl/>
          <w:lang w:bidi="fa-IR"/>
        </w:rPr>
        <w:t xml:space="preserve"> می‌نامند. این دیسیپلین‌ها عبارتند از:</w:t>
      </w:r>
    </w:p>
    <w:p w:rsidR="00B203CF" w:rsidRPr="00F419D0" w:rsidRDefault="00B203CF" w:rsidP="00B977E4">
      <w:pPr>
        <w:rPr>
          <w:rFonts w:asciiTheme="minorBidi" w:hAnsiTheme="minorBidi"/>
          <w:sz w:val="24"/>
          <w:szCs w:val="24"/>
          <w:rtl/>
          <w:lang w:bidi="fa-IR"/>
        </w:rPr>
      </w:pPr>
    </w:p>
    <w:p w:rsidR="00B203CF" w:rsidRPr="00F419D0" w:rsidRDefault="00B203CF" w:rsidP="00B977E4">
      <w:pPr>
        <w:rPr>
          <w:rFonts w:asciiTheme="minorBidi" w:hAnsiTheme="minorBidi"/>
          <w:sz w:val="24"/>
          <w:szCs w:val="24"/>
          <w:lang w:bidi="fa-IR"/>
        </w:rPr>
      </w:pPr>
      <w:r w:rsidRPr="00F419D0">
        <w:rPr>
          <w:rFonts w:asciiTheme="minorBidi" w:hAnsiTheme="minorBidi"/>
          <w:sz w:val="24"/>
          <w:szCs w:val="24"/>
          <w:rtl/>
          <w:lang w:bidi="fa-IR"/>
        </w:rPr>
        <w:t>دیسیپلین مدل‌سازی سازمان</w:t>
      </w:r>
      <w:r w:rsidRPr="00F419D0">
        <w:rPr>
          <w:rFonts w:asciiTheme="minorBidi" w:hAnsiTheme="minorBidi"/>
          <w:sz w:val="24"/>
          <w:szCs w:val="24"/>
          <w:vertAlign w:val="superscript"/>
          <w:rtl/>
          <w:lang w:bidi="fa-IR"/>
        </w:rPr>
        <w:t>5</w:t>
      </w:r>
      <w:r w:rsidRPr="00F419D0">
        <w:rPr>
          <w:rFonts w:asciiTheme="minorBidi" w:hAnsiTheme="minorBidi"/>
          <w:sz w:val="24"/>
          <w:szCs w:val="24"/>
          <w:rtl/>
          <w:lang w:bidi="fa-IR"/>
        </w:rPr>
        <w:t xml:space="preserve"> (یا دیسیپلین مدل‌سازی کسب و کار)</w:t>
      </w:r>
    </w:p>
    <w:p w:rsidR="00B203CF" w:rsidRPr="00F419D0" w:rsidRDefault="00B203CF" w:rsidP="00B977E4">
      <w:pPr>
        <w:rPr>
          <w:rFonts w:asciiTheme="minorBidi" w:hAnsiTheme="minorBidi"/>
          <w:sz w:val="24"/>
          <w:szCs w:val="24"/>
          <w:lang w:bidi="fa-IR"/>
        </w:rPr>
      </w:pPr>
      <w:r w:rsidRPr="00F419D0">
        <w:rPr>
          <w:rFonts w:asciiTheme="minorBidi" w:hAnsiTheme="minorBidi"/>
          <w:sz w:val="24"/>
          <w:szCs w:val="24"/>
          <w:rtl/>
          <w:lang w:bidi="fa-IR"/>
        </w:rPr>
        <w:lastRenderedPageBreak/>
        <w:t>دیسیپلین نیازمندی‌ها</w:t>
      </w:r>
      <w:r w:rsidRPr="00F419D0">
        <w:rPr>
          <w:rFonts w:asciiTheme="minorBidi" w:hAnsiTheme="minorBidi"/>
          <w:sz w:val="24"/>
          <w:szCs w:val="24"/>
          <w:vertAlign w:val="superscript"/>
          <w:rtl/>
          <w:lang w:bidi="fa-IR"/>
        </w:rPr>
        <w:t>6</w:t>
      </w:r>
      <w:r w:rsidRPr="00F419D0">
        <w:rPr>
          <w:rFonts w:asciiTheme="minorBidi" w:hAnsiTheme="minorBidi"/>
          <w:sz w:val="24"/>
          <w:szCs w:val="24"/>
          <w:rtl/>
          <w:lang w:bidi="fa-IR"/>
        </w:rPr>
        <w:t xml:space="preserve"> (یا دیسیپلین مدیریت نیازمندی‌ها)</w:t>
      </w:r>
    </w:p>
    <w:p w:rsidR="00B203CF" w:rsidRPr="00F419D0" w:rsidRDefault="00B203CF" w:rsidP="00B977E4">
      <w:pPr>
        <w:rPr>
          <w:rFonts w:asciiTheme="minorBidi" w:hAnsiTheme="minorBidi"/>
          <w:sz w:val="24"/>
          <w:szCs w:val="24"/>
          <w:lang w:bidi="fa-IR"/>
        </w:rPr>
      </w:pPr>
      <w:r w:rsidRPr="00F419D0">
        <w:rPr>
          <w:rFonts w:asciiTheme="minorBidi" w:hAnsiTheme="minorBidi"/>
          <w:sz w:val="24"/>
          <w:szCs w:val="24"/>
          <w:rtl/>
          <w:lang w:bidi="fa-IR"/>
        </w:rPr>
        <w:t>دیسیپلین تحلیل و طراحی</w:t>
      </w:r>
      <w:r w:rsidRPr="00F419D0">
        <w:rPr>
          <w:rFonts w:asciiTheme="minorBidi" w:hAnsiTheme="minorBidi"/>
          <w:sz w:val="24"/>
          <w:szCs w:val="24"/>
          <w:vertAlign w:val="superscript"/>
          <w:rtl/>
          <w:lang w:bidi="fa-IR"/>
        </w:rPr>
        <w:t>7</w:t>
      </w:r>
      <w:r w:rsidRPr="00F419D0">
        <w:rPr>
          <w:rFonts w:asciiTheme="minorBidi" w:hAnsiTheme="minorBidi"/>
          <w:sz w:val="24"/>
          <w:szCs w:val="24"/>
          <w:rtl/>
          <w:lang w:bidi="fa-IR"/>
        </w:rPr>
        <w:t xml:space="preserve"> </w:t>
      </w:r>
    </w:p>
    <w:p w:rsidR="00B203CF" w:rsidRPr="00F419D0" w:rsidRDefault="00B203CF" w:rsidP="00B977E4">
      <w:pPr>
        <w:rPr>
          <w:rFonts w:asciiTheme="minorBidi" w:hAnsiTheme="minorBidi"/>
          <w:sz w:val="24"/>
          <w:szCs w:val="24"/>
          <w:lang w:bidi="fa-IR"/>
        </w:rPr>
      </w:pPr>
      <w:r w:rsidRPr="00F419D0">
        <w:rPr>
          <w:rFonts w:asciiTheme="minorBidi" w:hAnsiTheme="minorBidi"/>
          <w:sz w:val="24"/>
          <w:szCs w:val="24"/>
          <w:rtl/>
          <w:lang w:bidi="fa-IR"/>
        </w:rPr>
        <w:t>دیسیپلین پیاده‌سازی</w:t>
      </w:r>
      <w:r w:rsidRPr="00F419D0">
        <w:rPr>
          <w:rFonts w:asciiTheme="minorBidi" w:hAnsiTheme="minorBidi"/>
          <w:sz w:val="24"/>
          <w:szCs w:val="24"/>
          <w:vertAlign w:val="superscript"/>
          <w:rtl/>
          <w:lang w:bidi="fa-IR"/>
        </w:rPr>
        <w:t>8</w:t>
      </w:r>
      <w:r w:rsidRPr="00F419D0">
        <w:rPr>
          <w:rFonts w:asciiTheme="minorBidi" w:hAnsiTheme="minorBidi"/>
          <w:sz w:val="24"/>
          <w:szCs w:val="24"/>
          <w:rtl/>
          <w:lang w:bidi="fa-IR"/>
        </w:rPr>
        <w:t xml:space="preserve"> </w:t>
      </w:r>
    </w:p>
    <w:p w:rsidR="00B203CF" w:rsidRPr="00F419D0" w:rsidRDefault="00B203CF" w:rsidP="00B977E4">
      <w:pPr>
        <w:rPr>
          <w:rFonts w:asciiTheme="minorBidi" w:hAnsiTheme="minorBidi"/>
          <w:sz w:val="24"/>
          <w:szCs w:val="24"/>
          <w:lang w:bidi="fa-IR"/>
        </w:rPr>
      </w:pPr>
      <w:r w:rsidRPr="00F419D0">
        <w:rPr>
          <w:rFonts w:asciiTheme="minorBidi" w:hAnsiTheme="minorBidi"/>
          <w:sz w:val="24"/>
          <w:szCs w:val="24"/>
          <w:rtl/>
          <w:lang w:bidi="fa-IR"/>
        </w:rPr>
        <w:t>دیسیپلین تست</w:t>
      </w:r>
      <w:r w:rsidRPr="00F419D0">
        <w:rPr>
          <w:rFonts w:asciiTheme="minorBidi" w:hAnsiTheme="minorBidi"/>
          <w:sz w:val="24"/>
          <w:szCs w:val="24"/>
          <w:vertAlign w:val="superscript"/>
          <w:rtl/>
          <w:lang w:bidi="fa-IR"/>
        </w:rPr>
        <w:t>9</w:t>
      </w:r>
      <w:r w:rsidRPr="00F419D0">
        <w:rPr>
          <w:rFonts w:asciiTheme="minorBidi" w:hAnsiTheme="minorBidi"/>
          <w:sz w:val="24"/>
          <w:szCs w:val="24"/>
          <w:rtl/>
          <w:lang w:bidi="fa-IR"/>
        </w:rPr>
        <w:t xml:space="preserve"> (یا دیسیپلین ارزیابی</w:t>
      </w:r>
      <w:r w:rsidRPr="00F419D0">
        <w:rPr>
          <w:rFonts w:asciiTheme="minorBidi" w:hAnsiTheme="minorBidi"/>
          <w:sz w:val="24"/>
          <w:szCs w:val="24"/>
          <w:vertAlign w:val="superscript"/>
          <w:rtl/>
          <w:lang w:bidi="fa-IR"/>
        </w:rPr>
        <w:t>10</w:t>
      </w:r>
      <w:r w:rsidRPr="00F419D0">
        <w:rPr>
          <w:rFonts w:asciiTheme="minorBidi" w:hAnsiTheme="minorBidi"/>
          <w:sz w:val="24"/>
          <w:szCs w:val="24"/>
          <w:rtl/>
          <w:lang w:bidi="fa-IR"/>
        </w:rPr>
        <w:t>)</w:t>
      </w:r>
    </w:p>
    <w:p w:rsidR="00B203CF" w:rsidRPr="00F419D0" w:rsidRDefault="00B203CF" w:rsidP="00B977E4">
      <w:pPr>
        <w:rPr>
          <w:rFonts w:asciiTheme="minorBidi" w:hAnsiTheme="minorBidi"/>
          <w:sz w:val="24"/>
          <w:szCs w:val="24"/>
          <w:lang w:bidi="fa-IR"/>
        </w:rPr>
      </w:pPr>
      <w:r w:rsidRPr="00F419D0">
        <w:rPr>
          <w:rFonts w:asciiTheme="minorBidi" w:hAnsiTheme="minorBidi"/>
          <w:sz w:val="24"/>
          <w:szCs w:val="24"/>
          <w:rtl/>
          <w:lang w:bidi="fa-IR"/>
        </w:rPr>
        <w:t>دیسیپلین استقرار</w:t>
      </w:r>
      <w:r w:rsidRPr="00F419D0">
        <w:rPr>
          <w:rFonts w:asciiTheme="minorBidi" w:hAnsiTheme="minorBidi"/>
          <w:sz w:val="24"/>
          <w:szCs w:val="24"/>
          <w:vertAlign w:val="superscript"/>
          <w:rtl/>
          <w:lang w:bidi="fa-IR"/>
        </w:rPr>
        <w:t>11</w:t>
      </w:r>
      <w:r w:rsidRPr="00F419D0">
        <w:rPr>
          <w:rFonts w:asciiTheme="minorBidi" w:hAnsiTheme="minorBidi"/>
          <w:sz w:val="24"/>
          <w:szCs w:val="24"/>
          <w:rtl/>
          <w:lang w:bidi="fa-IR"/>
        </w:rPr>
        <w:t xml:space="preserve"> </w:t>
      </w:r>
    </w:p>
    <w:p w:rsidR="00B203CF" w:rsidRPr="00F419D0" w:rsidRDefault="00B203CF" w:rsidP="00B977E4">
      <w:pPr>
        <w:rPr>
          <w:rFonts w:asciiTheme="minorBidi" w:hAnsiTheme="minorBidi"/>
          <w:sz w:val="24"/>
          <w:szCs w:val="24"/>
          <w:rtl/>
        </w:rPr>
      </w:pPr>
    </w:p>
    <w:p w:rsidR="0015128E" w:rsidRPr="00F419D0" w:rsidRDefault="0015128E" w:rsidP="00B977E4">
      <w:pPr>
        <w:rPr>
          <w:rFonts w:asciiTheme="minorBidi" w:hAnsiTheme="minorBidi"/>
          <w:sz w:val="24"/>
          <w:szCs w:val="24"/>
          <w:rtl/>
        </w:rPr>
      </w:pPr>
      <w:r w:rsidRPr="00F419D0">
        <w:rPr>
          <w:rFonts w:asciiTheme="minorBidi" w:hAnsiTheme="minorBidi"/>
          <w:sz w:val="24"/>
          <w:szCs w:val="24"/>
          <w:rtl/>
        </w:rPr>
        <w:t>همانگونه که ملاحظه می نمایید، نوعی رابطه ی منطقی و ترتیبی میان این دیسیپلین ها وجود دارد. در واقع، ای دیسیپلین ها دنباله و ظنجیرخ ی مجموعه ی فعالیت ها، دستاورد ها و نقش های مطرح در الگوی متوالی</w:t>
      </w:r>
      <w:r w:rsidRPr="00F419D0">
        <w:rPr>
          <w:rFonts w:asciiTheme="minorBidi" w:hAnsiTheme="minorBidi"/>
          <w:sz w:val="24"/>
          <w:szCs w:val="24"/>
          <w:rtl/>
        </w:rPr>
        <w:footnoteReference w:id="32"/>
      </w:r>
      <w:r w:rsidRPr="00F419D0">
        <w:rPr>
          <w:rFonts w:asciiTheme="minorBidi" w:hAnsiTheme="minorBidi"/>
          <w:sz w:val="24"/>
          <w:szCs w:val="24"/>
          <w:rtl/>
        </w:rPr>
        <w:t>فرایند تولید یا همان الگوی آبشاری</w:t>
      </w:r>
      <w:r w:rsidRPr="00F419D0">
        <w:rPr>
          <w:rFonts w:asciiTheme="minorBidi" w:hAnsiTheme="minorBidi"/>
          <w:sz w:val="24"/>
          <w:szCs w:val="24"/>
          <w:rtl/>
        </w:rPr>
        <w:footnoteReference w:id="33"/>
      </w:r>
      <w:r w:rsidRPr="00F419D0">
        <w:rPr>
          <w:rFonts w:asciiTheme="minorBidi" w:hAnsiTheme="minorBidi"/>
          <w:sz w:val="24"/>
          <w:szCs w:val="24"/>
          <w:rtl/>
        </w:rPr>
        <w:t xml:space="preserve"> می باشند.</w:t>
      </w:r>
    </w:p>
    <w:p w:rsidR="0015128E" w:rsidRPr="00F419D0" w:rsidRDefault="0015128E" w:rsidP="00B977E4">
      <w:pPr>
        <w:rPr>
          <w:rFonts w:asciiTheme="minorBidi" w:hAnsiTheme="minorBidi"/>
          <w:sz w:val="24"/>
          <w:szCs w:val="24"/>
          <w:rtl/>
        </w:rPr>
      </w:pPr>
      <w:r w:rsidRPr="00F419D0">
        <w:rPr>
          <w:rFonts w:asciiTheme="minorBidi" w:hAnsiTheme="minorBidi"/>
          <w:sz w:val="24"/>
          <w:szCs w:val="24"/>
          <w:rtl/>
        </w:rPr>
        <w:t>دسته ی دوم، شتمل سه دیسیپلین می باشد که عمدتاً نقش پشتیبانی و مدیریتی دارند. این سه دیسیپلین را که دیسیپلین های پشتیبانی</w:t>
      </w:r>
      <w:r w:rsidRPr="00F419D0">
        <w:rPr>
          <w:rFonts w:asciiTheme="minorBidi" w:hAnsiTheme="minorBidi"/>
          <w:sz w:val="24"/>
          <w:szCs w:val="24"/>
          <w:rtl/>
        </w:rPr>
        <w:footnoteReference w:id="34"/>
      </w:r>
      <w:r w:rsidRPr="00F419D0">
        <w:rPr>
          <w:rFonts w:asciiTheme="minorBidi" w:hAnsiTheme="minorBidi"/>
          <w:sz w:val="24"/>
          <w:szCs w:val="24"/>
          <w:rtl/>
        </w:rPr>
        <w:t xml:space="preserve"> نیز مینامند، عبارتند از:</w:t>
      </w:r>
    </w:p>
    <w:p w:rsidR="0015128E" w:rsidRPr="00F419D0" w:rsidRDefault="0015128E" w:rsidP="00B977E4">
      <w:pPr>
        <w:rPr>
          <w:rFonts w:asciiTheme="minorBidi" w:hAnsiTheme="minorBidi"/>
          <w:sz w:val="24"/>
          <w:szCs w:val="24"/>
        </w:rPr>
      </w:pPr>
      <w:r w:rsidRPr="00F419D0">
        <w:rPr>
          <w:rFonts w:asciiTheme="minorBidi" w:hAnsiTheme="minorBidi"/>
          <w:sz w:val="24"/>
          <w:szCs w:val="24"/>
          <w:rtl/>
        </w:rPr>
        <w:t>دیسیپلین مدیریت پروژه</w:t>
      </w:r>
      <w:r w:rsidRPr="00F419D0">
        <w:rPr>
          <w:rFonts w:asciiTheme="minorBidi" w:hAnsiTheme="minorBidi"/>
          <w:sz w:val="24"/>
          <w:szCs w:val="24"/>
          <w:rtl/>
        </w:rPr>
        <w:footnoteReference w:id="35"/>
      </w:r>
    </w:p>
    <w:p w:rsidR="0015128E" w:rsidRPr="00F419D0" w:rsidRDefault="0015128E" w:rsidP="00B977E4">
      <w:pPr>
        <w:rPr>
          <w:rFonts w:asciiTheme="minorBidi" w:hAnsiTheme="minorBidi"/>
          <w:sz w:val="24"/>
          <w:szCs w:val="24"/>
        </w:rPr>
      </w:pPr>
      <w:r w:rsidRPr="00F419D0">
        <w:rPr>
          <w:rFonts w:asciiTheme="minorBidi" w:hAnsiTheme="minorBidi"/>
          <w:sz w:val="24"/>
          <w:szCs w:val="24"/>
          <w:rtl/>
        </w:rPr>
        <w:t>دیسیپلین مدیریت تغییرات و پیکربندی</w:t>
      </w:r>
      <w:r w:rsidRPr="00F419D0">
        <w:rPr>
          <w:rFonts w:asciiTheme="minorBidi" w:hAnsiTheme="minorBidi"/>
          <w:sz w:val="24"/>
          <w:szCs w:val="24"/>
          <w:rtl/>
        </w:rPr>
        <w:footnoteReference w:id="36"/>
      </w:r>
    </w:p>
    <w:p w:rsidR="0015128E" w:rsidRPr="00F419D0" w:rsidRDefault="0015128E" w:rsidP="00B977E4">
      <w:pPr>
        <w:rPr>
          <w:rFonts w:asciiTheme="minorBidi" w:hAnsiTheme="minorBidi"/>
          <w:sz w:val="24"/>
          <w:szCs w:val="24"/>
        </w:rPr>
      </w:pPr>
      <w:r w:rsidRPr="00F419D0">
        <w:rPr>
          <w:rFonts w:asciiTheme="minorBidi" w:hAnsiTheme="minorBidi"/>
          <w:sz w:val="24"/>
          <w:szCs w:val="24"/>
          <w:rtl/>
        </w:rPr>
        <w:t>دیسیپلین محیط</w:t>
      </w:r>
      <w:r w:rsidRPr="00F419D0">
        <w:rPr>
          <w:rFonts w:asciiTheme="minorBidi" w:hAnsiTheme="minorBidi"/>
          <w:sz w:val="24"/>
          <w:szCs w:val="24"/>
          <w:rtl/>
        </w:rPr>
        <w:footnoteReference w:id="37"/>
      </w:r>
      <w:r w:rsidRPr="00F419D0">
        <w:rPr>
          <w:rFonts w:asciiTheme="minorBidi" w:hAnsiTheme="minorBidi"/>
          <w:sz w:val="24"/>
          <w:szCs w:val="24"/>
          <w:rtl/>
        </w:rPr>
        <w:t>(یا همان دیسیپلین مدیریت محیط)</w:t>
      </w:r>
    </w:p>
    <w:p w:rsidR="0015128E" w:rsidRPr="00F419D0" w:rsidRDefault="0015128E" w:rsidP="00B977E4">
      <w:pPr>
        <w:rPr>
          <w:rFonts w:asciiTheme="minorBidi" w:hAnsiTheme="minorBidi"/>
          <w:sz w:val="24"/>
          <w:szCs w:val="24"/>
          <w:rtl/>
        </w:rPr>
      </w:pPr>
      <w:r w:rsidRPr="00F419D0">
        <w:rPr>
          <w:rFonts w:asciiTheme="minorBidi" w:hAnsiTheme="minorBidi"/>
          <w:sz w:val="24"/>
          <w:szCs w:val="24"/>
          <w:rtl/>
        </w:rPr>
        <w:t>شکل3-10</w:t>
      </w:r>
    </w:p>
    <w:p w:rsidR="0015128E" w:rsidRPr="00F419D0" w:rsidRDefault="0015128E" w:rsidP="00B977E4">
      <w:pPr>
        <w:rPr>
          <w:rFonts w:asciiTheme="minorBidi" w:hAnsiTheme="minorBidi"/>
          <w:sz w:val="24"/>
          <w:szCs w:val="24"/>
          <w:rtl/>
        </w:rPr>
      </w:pPr>
      <w:r w:rsidRPr="00F419D0">
        <w:rPr>
          <w:rFonts w:asciiTheme="minorBidi" w:hAnsiTheme="minorBidi"/>
          <w:sz w:val="24"/>
          <w:szCs w:val="24"/>
        </w:rPr>
        <w:lastRenderedPageBreak/>
        <w:drawing>
          <wp:inline distT="0" distB="0" distL="0" distR="0" wp14:anchorId="7B6F4E48" wp14:editId="5B82F5D9">
            <wp:extent cx="4086225" cy="3133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6225" cy="3133725"/>
                    </a:xfrm>
                    <a:prstGeom prst="rect">
                      <a:avLst/>
                    </a:prstGeom>
                  </pic:spPr>
                </pic:pic>
              </a:graphicData>
            </a:graphic>
          </wp:inline>
        </w:drawing>
      </w:r>
    </w:p>
    <w:p w:rsidR="0015128E" w:rsidRPr="00F419D0" w:rsidRDefault="0015128E" w:rsidP="00B977E4">
      <w:pPr>
        <w:rPr>
          <w:rFonts w:asciiTheme="minorBidi" w:hAnsiTheme="minorBidi"/>
          <w:sz w:val="24"/>
          <w:szCs w:val="24"/>
          <w:rtl/>
        </w:rPr>
      </w:pPr>
    </w:p>
    <w:p w:rsidR="0015128E" w:rsidRPr="00F419D0" w:rsidRDefault="0015128E" w:rsidP="00B977E4">
      <w:pPr>
        <w:rPr>
          <w:rFonts w:asciiTheme="minorBidi" w:hAnsiTheme="minorBidi"/>
          <w:sz w:val="24"/>
          <w:szCs w:val="24"/>
        </w:rPr>
      </w:pPr>
      <w:r w:rsidRPr="00F419D0">
        <w:rPr>
          <w:rFonts w:asciiTheme="minorBidi" w:hAnsiTheme="minorBidi"/>
          <w:sz w:val="24"/>
          <w:szCs w:val="24"/>
          <w:rtl/>
        </w:rPr>
        <w:t>مجموعه ی فعالیت ها، دستاوردها و نقش های مختلف بر حسب ماهیت و هدفی که برای آتها تعیین شده است، تقریباً در دیسیپلین های مشخص و متمایزی قرار میگیرند و در واقع، هیچ دستاوری، فعالیت و یا نقش</w:t>
      </w:r>
    </w:p>
    <w:p w:rsidR="0015128E" w:rsidRPr="00F419D0" w:rsidRDefault="0015128E" w:rsidP="00B977E4">
      <w:pPr>
        <w:rPr>
          <w:rFonts w:asciiTheme="minorBidi" w:hAnsiTheme="minorBidi"/>
          <w:sz w:val="24"/>
          <w:szCs w:val="24"/>
          <w:rtl/>
        </w:rPr>
      </w:pPr>
      <w:r w:rsidRPr="00F419D0">
        <w:rPr>
          <w:rFonts w:asciiTheme="minorBidi" w:hAnsiTheme="minorBidi"/>
          <w:sz w:val="24"/>
          <w:szCs w:val="24"/>
          <w:rtl/>
        </w:rPr>
        <w:t>میان دیسیپلین های مختلف، مشترک نمی باشند. البته، این موضوع بیشتر در رابطه با دیسیپلین ها ی اصلی، مصداق دارد.</w:t>
      </w:r>
    </w:p>
    <w:p w:rsidR="0015128E" w:rsidRPr="00F419D0" w:rsidRDefault="0015128E" w:rsidP="00B977E4">
      <w:pPr>
        <w:rPr>
          <w:rFonts w:asciiTheme="minorBidi" w:hAnsiTheme="minorBidi"/>
          <w:sz w:val="24"/>
          <w:szCs w:val="24"/>
          <w:rtl/>
        </w:rPr>
      </w:pPr>
      <w:r w:rsidRPr="00F419D0">
        <w:rPr>
          <w:rFonts w:asciiTheme="minorBidi" w:hAnsiTheme="minorBidi"/>
          <w:sz w:val="24"/>
          <w:szCs w:val="24"/>
          <w:rtl/>
        </w:rPr>
        <w:t>شکل 3-11</w:t>
      </w:r>
    </w:p>
    <w:p w:rsidR="0015128E" w:rsidRPr="00F419D0" w:rsidRDefault="0015128E" w:rsidP="00B977E4">
      <w:pPr>
        <w:rPr>
          <w:rFonts w:asciiTheme="minorBidi" w:hAnsiTheme="minorBidi"/>
          <w:sz w:val="24"/>
          <w:szCs w:val="24"/>
          <w:rtl/>
        </w:rPr>
      </w:pPr>
      <w:r w:rsidRPr="00F419D0">
        <w:rPr>
          <w:rFonts w:asciiTheme="minorBidi" w:hAnsiTheme="minorBidi"/>
          <w:sz w:val="24"/>
          <w:szCs w:val="24"/>
          <w:rtl/>
        </w:rPr>
        <w:t>مجموعه ی دستاوردها متناظر با مجموعه ی دیسیپلین ها</w:t>
      </w:r>
    </w:p>
    <w:p w:rsidR="0015128E" w:rsidRPr="00F419D0" w:rsidRDefault="00790FB7" w:rsidP="00B977E4">
      <w:pPr>
        <w:rPr>
          <w:rFonts w:asciiTheme="minorBidi" w:hAnsiTheme="minorBidi"/>
          <w:sz w:val="24"/>
          <w:szCs w:val="24"/>
          <w:rtl/>
        </w:rPr>
      </w:pPr>
      <w:r w:rsidRPr="00F419D0">
        <w:rPr>
          <w:rFonts w:asciiTheme="minorBidi" w:hAnsiTheme="minorBidi"/>
          <w:sz w:val="24"/>
          <w:szCs w:val="24"/>
        </w:rPr>
        <w:lastRenderedPageBreak/>
        <w:drawing>
          <wp:inline distT="0" distB="0" distL="0" distR="0" wp14:anchorId="6FD53ED4" wp14:editId="0FCC089F">
            <wp:extent cx="5419725" cy="4695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9725" cy="4695825"/>
                    </a:xfrm>
                    <a:prstGeom prst="rect">
                      <a:avLst/>
                    </a:prstGeom>
                  </pic:spPr>
                </pic:pic>
              </a:graphicData>
            </a:graphic>
          </wp:inline>
        </w:drawing>
      </w:r>
    </w:p>
    <w:p w:rsidR="0015128E" w:rsidRPr="00F419D0" w:rsidRDefault="0015128E" w:rsidP="00B977E4">
      <w:pPr>
        <w:rPr>
          <w:rFonts w:asciiTheme="minorBidi" w:hAnsiTheme="minorBidi"/>
          <w:sz w:val="24"/>
          <w:szCs w:val="24"/>
          <w:rtl/>
        </w:rPr>
      </w:pPr>
      <w:r w:rsidRPr="00F419D0">
        <w:rPr>
          <w:rFonts w:asciiTheme="minorBidi" w:hAnsiTheme="minorBidi"/>
          <w:sz w:val="24"/>
          <w:szCs w:val="24"/>
          <w:rtl/>
        </w:rPr>
        <w:t>توجه داشته باشید ک این دیسیپلین ها و جریان فعالیت هایی که متناظربا هریک از آنها توسط آر.یو.پی مطرح شده است، مفاهیم ثابت و بدون تغییری نیستند. همانگونه که پیش از این نیز اشاره شد، دیسیپلین، چیزی نیست جز یک ظرف منطقی که مجموعه ی مؤلفه ها و عناصر محتوایی فرایند را سازماندهی مینمایند. در شرایت مختلف بر حسب نوع پروژه و ماهیت فعالیت های آن و یا در سازمان های مختلف، با طیف متفوتی از دیسیپلین ها برخورد داشته باشیم. البته، لازم نیست که فعلاً به این موضوع فکر کنید. بحث در این رابطه از محدوده ی این کتاب خارج است فقط در خاطر داشته باشید که در پروژه های مختلف ممکن است بطور کلی ماهیت این سازماندهی های ارایه شده(در قالب نه دیسیپلین در نسخه ی پایه آر.یو.پی باشد.</w:t>
      </w:r>
    </w:p>
    <w:p w:rsidR="0015128E" w:rsidRPr="00F419D0" w:rsidRDefault="0015128E" w:rsidP="00B977E4">
      <w:pPr>
        <w:rPr>
          <w:rFonts w:asciiTheme="minorBidi" w:hAnsiTheme="minorBidi"/>
          <w:sz w:val="24"/>
          <w:szCs w:val="24"/>
          <w:rtl/>
        </w:rPr>
      </w:pPr>
    </w:p>
    <w:p w:rsidR="00790FB7" w:rsidRPr="00F419D0" w:rsidRDefault="00790FB7" w:rsidP="00B977E4">
      <w:pPr>
        <w:rPr>
          <w:rFonts w:asciiTheme="minorBidi" w:hAnsiTheme="minorBidi"/>
          <w:sz w:val="24"/>
          <w:szCs w:val="24"/>
          <w:rtl/>
        </w:rPr>
      </w:pPr>
      <w:r w:rsidRPr="00F419D0">
        <w:rPr>
          <w:rFonts w:asciiTheme="minorBidi" w:hAnsiTheme="minorBidi"/>
          <w:sz w:val="24"/>
          <w:szCs w:val="24"/>
          <w:rtl/>
        </w:rPr>
        <w:t>آر.یوپی به عنوان محصولی در محصولی در برگیرنده ی چارچوب فرآیند</w:t>
      </w:r>
    </w:p>
    <w:p w:rsidR="00790FB7" w:rsidRPr="00F419D0" w:rsidRDefault="00790FB7" w:rsidP="00B977E4">
      <w:pPr>
        <w:rPr>
          <w:rFonts w:asciiTheme="minorBidi" w:hAnsiTheme="minorBidi"/>
          <w:sz w:val="24"/>
          <w:szCs w:val="24"/>
          <w:rtl/>
        </w:rPr>
      </w:pPr>
      <w:r w:rsidRPr="00F419D0">
        <w:rPr>
          <w:rFonts w:asciiTheme="minorBidi" w:hAnsiTheme="minorBidi"/>
          <w:sz w:val="24"/>
          <w:szCs w:val="24"/>
          <w:rtl/>
        </w:rPr>
        <w:t>هرسازمان و یا پروژه ی خاص، نیازمند به داشتن فرایند خاصی متناسب با نیازها، ضروریات، و ملاحظات مختص خودش می باشد. بنابراین، فرایند تولید در پروژه های مختلف، متفاوت است و یک فرایند مناسب، باید دارای قابلیت تطبیق با شرایط و موقعیت های خاص هر پروژه و یا سازمان باشد. یکی از ویژگی های برجسته و کم نظیر آر.یو.پی محصولی است که چارچوب کاملی را برای الگوبرداری و تعریف فرایندهای مختلف در طیف گسترده ای از پروژه های با ابعاد متنوع (کوچک، متوسط و بزرگ) و در زمینه ها و موضوعات مختلف (حتی پروژه های غیر نرم افزاری) فراهم می آورد.</w:t>
      </w:r>
    </w:p>
    <w:p w:rsidR="00790FB7" w:rsidRPr="00F419D0" w:rsidRDefault="00790FB7" w:rsidP="00B977E4">
      <w:pPr>
        <w:rPr>
          <w:rFonts w:asciiTheme="minorBidi" w:hAnsiTheme="minorBidi"/>
          <w:sz w:val="24"/>
          <w:szCs w:val="24"/>
          <w:rtl/>
        </w:rPr>
      </w:pPr>
      <w:r w:rsidRPr="00F419D0">
        <w:rPr>
          <w:rFonts w:asciiTheme="minorBidi" w:hAnsiTheme="minorBidi"/>
          <w:sz w:val="24"/>
          <w:szCs w:val="24"/>
          <w:rtl/>
        </w:rPr>
        <w:lastRenderedPageBreak/>
        <w:t>درواقع، آر.یو.پی یک فرایند نیست که بتوان آن را به همان شکلی که ارایه شده، دریک پروژه بکار گرفت. آر.یو.پی گنجینه ای است غنی از راهکاهای موفق برای گستره ی وسیعی از پروژه ها. بنابراین، آر.یو.پی یک بانک دانش</w:t>
      </w:r>
      <w:r w:rsidRPr="00F419D0">
        <w:rPr>
          <w:rFonts w:asciiTheme="minorBidi" w:hAnsiTheme="minorBidi"/>
          <w:sz w:val="24"/>
          <w:szCs w:val="24"/>
          <w:rtl/>
        </w:rPr>
        <w:footnoteReference w:id="38"/>
      </w:r>
      <w:r w:rsidRPr="00F419D0">
        <w:rPr>
          <w:rFonts w:asciiTheme="minorBidi" w:hAnsiTheme="minorBidi"/>
          <w:sz w:val="24"/>
          <w:szCs w:val="24"/>
          <w:rtl/>
        </w:rPr>
        <w:t xml:space="preserve"> وچارچوب فرایند</w:t>
      </w:r>
      <w:r w:rsidRPr="00F419D0">
        <w:rPr>
          <w:rFonts w:asciiTheme="minorBidi" w:hAnsiTheme="minorBidi"/>
          <w:sz w:val="24"/>
          <w:szCs w:val="24"/>
          <w:rtl/>
        </w:rPr>
        <w:footnoteReference w:id="39"/>
      </w:r>
      <w:r w:rsidRPr="00F419D0">
        <w:rPr>
          <w:rFonts w:asciiTheme="minorBidi" w:hAnsiTheme="minorBidi"/>
          <w:sz w:val="24"/>
          <w:szCs w:val="24"/>
          <w:rtl/>
        </w:rPr>
        <w:t xml:space="preserve"> است نه صرفاٌ یک فرایند.</w:t>
      </w:r>
    </w:p>
    <w:p w:rsidR="00790FB7" w:rsidRPr="00F419D0" w:rsidRDefault="00790FB7" w:rsidP="00B977E4">
      <w:pPr>
        <w:rPr>
          <w:rFonts w:asciiTheme="minorBidi" w:hAnsiTheme="minorBidi"/>
          <w:sz w:val="24"/>
          <w:szCs w:val="24"/>
          <w:rtl/>
        </w:rPr>
      </w:pPr>
      <w:r w:rsidRPr="00F419D0">
        <w:rPr>
          <w:rFonts w:asciiTheme="minorBidi" w:hAnsiTheme="minorBidi"/>
          <w:sz w:val="24"/>
          <w:szCs w:val="24"/>
          <w:rtl/>
        </w:rPr>
        <w:t>شکل 3-12</w:t>
      </w:r>
    </w:p>
    <w:p w:rsidR="00790FB7" w:rsidRPr="00F419D0" w:rsidRDefault="00790FB7" w:rsidP="00B977E4">
      <w:pPr>
        <w:rPr>
          <w:rFonts w:asciiTheme="minorBidi" w:hAnsiTheme="minorBidi"/>
          <w:sz w:val="24"/>
          <w:szCs w:val="24"/>
          <w:rtl/>
        </w:rPr>
      </w:pPr>
      <w:r w:rsidRPr="00F419D0">
        <w:rPr>
          <w:rFonts w:asciiTheme="minorBidi" w:hAnsiTheme="minorBidi"/>
          <w:sz w:val="24"/>
          <w:szCs w:val="24"/>
        </w:rPr>
        <w:drawing>
          <wp:inline distT="0" distB="0" distL="0" distR="0" wp14:anchorId="267B9C6F" wp14:editId="6F2D1906">
            <wp:extent cx="3562350" cy="1876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2350" cy="1876425"/>
                    </a:xfrm>
                    <a:prstGeom prst="rect">
                      <a:avLst/>
                    </a:prstGeom>
                  </pic:spPr>
                </pic:pic>
              </a:graphicData>
            </a:graphic>
          </wp:inline>
        </w:drawing>
      </w:r>
    </w:p>
    <w:p w:rsidR="00790FB7" w:rsidRPr="00F419D0" w:rsidRDefault="00790FB7" w:rsidP="00B977E4">
      <w:pPr>
        <w:rPr>
          <w:rFonts w:asciiTheme="minorBidi" w:hAnsiTheme="minorBidi"/>
          <w:sz w:val="24"/>
          <w:szCs w:val="24"/>
          <w:rtl/>
        </w:rPr>
      </w:pPr>
      <w:r w:rsidRPr="00F419D0">
        <w:rPr>
          <w:rFonts w:asciiTheme="minorBidi" w:hAnsiTheme="minorBidi"/>
          <w:sz w:val="24"/>
          <w:szCs w:val="24"/>
          <w:rtl/>
        </w:rPr>
        <w:t>اجزا و مؤلفه های اصلی این محصول، عبارتند از:</w:t>
      </w:r>
    </w:p>
    <w:p w:rsidR="00790FB7" w:rsidRPr="00F419D0" w:rsidRDefault="00790FB7" w:rsidP="00B977E4">
      <w:pPr>
        <w:rPr>
          <w:rFonts w:asciiTheme="minorBidi" w:hAnsiTheme="minorBidi"/>
          <w:sz w:val="24"/>
          <w:szCs w:val="24"/>
        </w:rPr>
      </w:pPr>
      <w:r w:rsidRPr="00F419D0">
        <w:rPr>
          <w:rFonts w:asciiTheme="minorBidi" w:hAnsiTheme="minorBidi"/>
          <w:sz w:val="24"/>
          <w:szCs w:val="24"/>
          <w:rtl/>
        </w:rPr>
        <w:t>راهکارهای موفق</w:t>
      </w:r>
    </w:p>
    <w:p w:rsidR="00790FB7" w:rsidRPr="00F419D0" w:rsidRDefault="00790FB7" w:rsidP="00B977E4">
      <w:pPr>
        <w:rPr>
          <w:rFonts w:asciiTheme="minorBidi" w:hAnsiTheme="minorBidi"/>
          <w:sz w:val="24"/>
          <w:szCs w:val="24"/>
          <w:rtl/>
        </w:rPr>
      </w:pPr>
      <w:r w:rsidRPr="00F419D0">
        <w:rPr>
          <w:rFonts w:asciiTheme="minorBidi" w:hAnsiTheme="minorBidi"/>
          <w:sz w:val="24"/>
          <w:szCs w:val="24"/>
          <w:rtl/>
        </w:rPr>
        <w:t>ابزارهای تحویل فرایند</w:t>
      </w:r>
      <w:r w:rsidRPr="00F419D0">
        <w:rPr>
          <w:rFonts w:asciiTheme="minorBidi" w:hAnsiTheme="minorBidi"/>
          <w:sz w:val="24"/>
          <w:szCs w:val="24"/>
          <w:rtl/>
        </w:rPr>
        <w:footnoteReference w:id="40"/>
      </w:r>
    </w:p>
    <w:p w:rsidR="00790FB7" w:rsidRPr="00F419D0" w:rsidRDefault="00790FB7" w:rsidP="00B977E4">
      <w:pPr>
        <w:rPr>
          <w:rFonts w:asciiTheme="minorBidi" w:hAnsiTheme="minorBidi"/>
          <w:sz w:val="24"/>
          <w:szCs w:val="24"/>
          <w:rtl/>
        </w:rPr>
      </w:pPr>
    </w:p>
    <w:p w:rsidR="00790FB7" w:rsidRPr="00F419D0" w:rsidRDefault="00790FB7" w:rsidP="00B977E4">
      <w:pPr>
        <w:rPr>
          <w:rFonts w:asciiTheme="minorBidi" w:hAnsiTheme="minorBidi"/>
          <w:sz w:val="24"/>
          <w:szCs w:val="24"/>
        </w:rPr>
      </w:pPr>
      <w:r w:rsidRPr="00F419D0">
        <w:rPr>
          <w:rFonts w:asciiTheme="minorBidi" w:hAnsiTheme="minorBidi"/>
          <w:sz w:val="24"/>
          <w:szCs w:val="24"/>
          <w:rtl/>
        </w:rPr>
        <w:t>- ابزار های پیکربندی</w:t>
      </w:r>
      <w:r w:rsidRPr="00F419D0">
        <w:rPr>
          <w:rFonts w:asciiTheme="minorBidi" w:hAnsiTheme="minorBidi"/>
          <w:sz w:val="24"/>
          <w:szCs w:val="24"/>
          <w:rtl/>
        </w:rPr>
        <w:footnoteReference w:id="41"/>
      </w:r>
      <w:r w:rsidRPr="00F419D0">
        <w:rPr>
          <w:rFonts w:asciiTheme="minorBidi" w:hAnsiTheme="minorBidi"/>
          <w:sz w:val="24"/>
          <w:szCs w:val="24"/>
          <w:rtl/>
        </w:rPr>
        <w:t xml:space="preserve"> فرایند</w:t>
      </w:r>
    </w:p>
    <w:p w:rsidR="00790FB7" w:rsidRPr="00F419D0" w:rsidRDefault="00790FB7" w:rsidP="00B977E4">
      <w:pPr>
        <w:rPr>
          <w:rFonts w:asciiTheme="minorBidi" w:hAnsiTheme="minorBidi"/>
          <w:sz w:val="24"/>
          <w:szCs w:val="24"/>
        </w:rPr>
      </w:pPr>
      <w:r w:rsidRPr="00F419D0">
        <w:rPr>
          <w:rFonts w:asciiTheme="minorBidi" w:hAnsiTheme="minorBidi"/>
          <w:sz w:val="24"/>
          <w:szCs w:val="24"/>
          <w:rtl/>
        </w:rPr>
        <w:t>- ابزارهای تألیف</w:t>
      </w:r>
      <w:r w:rsidRPr="00F419D0">
        <w:rPr>
          <w:rFonts w:asciiTheme="minorBidi" w:hAnsiTheme="minorBidi"/>
          <w:sz w:val="24"/>
          <w:szCs w:val="24"/>
          <w:rtl/>
        </w:rPr>
        <w:footnoteReference w:id="42"/>
      </w:r>
      <w:r w:rsidRPr="00F419D0">
        <w:rPr>
          <w:rFonts w:asciiTheme="minorBidi" w:hAnsiTheme="minorBidi"/>
          <w:sz w:val="24"/>
          <w:szCs w:val="24"/>
          <w:rtl/>
        </w:rPr>
        <w:t xml:space="preserve"> فرایند</w:t>
      </w:r>
    </w:p>
    <w:p w:rsidR="00790FB7" w:rsidRPr="00F419D0" w:rsidRDefault="00790FB7" w:rsidP="00B977E4">
      <w:pPr>
        <w:rPr>
          <w:rFonts w:asciiTheme="minorBidi" w:hAnsiTheme="minorBidi"/>
          <w:sz w:val="24"/>
          <w:szCs w:val="24"/>
          <w:rtl/>
        </w:rPr>
      </w:pPr>
      <w:r w:rsidRPr="00F419D0">
        <w:rPr>
          <w:rFonts w:asciiTheme="minorBidi" w:hAnsiTheme="minorBidi"/>
          <w:sz w:val="24"/>
          <w:szCs w:val="24"/>
          <w:rtl/>
        </w:rPr>
        <w:t>- اجتماع و گستره ی وسیعی از استفاده کنندگان</w:t>
      </w:r>
      <w:r w:rsidRPr="00F419D0">
        <w:rPr>
          <w:rFonts w:asciiTheme="minorBidi" w:hAnsiTheme="minorBidi"/>
          <w:sz w:val="24"/>
          <w:szCs w:val="24"/>
          <w:rtl/>
        </w:rPr>
        <w:footnoteReference w:id="43"/>
      </w:r>
    </w:p>
    <w:p w:rsidR="00790FB7" w:rsidRPr="00F419D0" w:rsidRDefault="00790FB7" w:rsidP="00B977E4">
      <w:pPr>
        <w:rPr>
          <w:rFonts w:asciiTheme="minorBidi" w:hAnsiTheme="minorBidi"/>
          <w:sz w:val="24"/>
          <w:szCs w:val="24"/>
        </w:rPr>
      </w:pPr>
      <w:r w:rsidRPr="00F419D0">
        <w:rPr>
          <w:rFonts w:asciiTheme="minorBidi" w:hAnsiTheme="minorBidi"/>
          <w:sz w:val="24"/>
          <w:szCs w:val="24"/>
          <w:rtl/>
        </w:rPr>
        <w:t xml:space="preserve">شکل 3 -13 </w:t>
      </w:r>
    </w:p>
    <w:p w:rsidR="00790FB7" w:rsidRPr="00F419D0" w:rsidRDefault="00790FB7" w:rsidP="00B977E4">
      <w:pPr>
        <w:rPr>
          <w:rFonts w:asciiTheme="minorBidi" w:hAnsiTheme="minorBidi"/>
          <w:sz w:val="24"/>
          <w:szCs w:val="24"/>
          <w:rtl/>
        </w:rPr>
      </w:pPr>
      <w:r w:rsidRPr="00F419D0">
        <w:rPr>
          <w:rFonts w:asciiTheme="minorBidi" w:hAnsiTheme="minorBidi"/>
          <w:sz w:val="24"/>
          <w:szCs w:val="24"/>
        </w:rPr>
        <w:lastRenderedPageBreak/>
        <w:drawing>
          <wp:inline distT="0" distB="0" distL="0" distR="0" wp14:anchorId="3025FF0E" wp14:editId="3CB689F0">
            <wp:extent cx="3829050" cy="3295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9050" cy="3295650"/>
                    </a:xfrm>
                    <a:prstGeom prst="rect">
                      <a:avLst/>
                    </a:prstGeom>
                  </pic:spPr>
                </pic:pic>
              </a:graphicData>
            </a:graphic>
          </wp:inline>
        </w:drawing>
      </w:r>
    </w:p>
    <w:p w:rsidR="00790FB7" w:rsidRPr="00F419D0" w:rsidRDefault="00790FB7" w:rsidP="00B977E4">
      <w:pPr>
        <w:rPr>
          <w:rFonts w:asciiTheme="minorBidi" w:hAnsiTheme="minorBidi"/>
          <w:sz w:val="24"/>
          <w:szCs w:val="24"/>
        </w:rPr>
      </w:pPr>
    </w:p>
    <w:p w:rsidR="00790FB7" w:rsidRPr="00F419D0" w:rsidRDefault="00790FB7" w:rsidP="00B977E4">
      <w:pPr>
        <w:rPr>
          <w:rFonts w:asciiTheme="minorBidi" w:hAnsiTheme="minorBidi"/>
          <w:sz w:val="24"/>
          <w:szCs w:val="24"/>
          <w:rtl/>
        </w:rPr>
      </w:pPr>
      <w:r w:rsidRPr="00F419D0">
        <w:rPr>
          <w:rFonts w:asciiTheme="minorBidi" w:hAnsiTheme="minorBidi"/>
          <w:sz w:val="24"/>
          <w:szCs w:val="24"/>
          <w:rtl/>
        </w:rPr>
        <w:t>آر.یو.پی به عنوان یک محصول با ماهیت نرم افزاری، تقریبأ هرشش ماه یک بار، به روزرسانی می شود. همانگونه که پیش از این عنوان شد، در حال حاضر، با ادغام شرکت رشنال در شرکت آی.بی.ام، مالکیت این محصول نرم افزاری، برعهده ی شرکت آی.بی.ام می باشد.</w:t>
      </w:r>
    </w:p>
    <w:p w:rsidR="00790FB7" w:rsidRPr="00F419D0" w:rsidRDefault="00790FB7" w:rsidP="00B977E4">
      <w:pPr>
        <w:rPr>
          <w:rFonts w:asciiTheme="minorBidi" w:hAnsiTheme="minorBidi"/>
          <w:sz w:val="24"/>
          <w:szCs w:val="24"/>
          <w:rtl/>
        </w:rPr>
      </w:pPr>
      <w:r w:rsidRPr="00F419D0">
        <w:rPr>
          <w:rFonts w:asciiTheme="minorBidi" w:hAnsiTheme="minorBidi"/>
          <w:sz w:val="24"/>
          <w:szCs w:val="24"/>
          <w:rtl/>
        </w:rPr>
        <w:t>ابزار های تالیف</w:t>
      </w:r>
      <w:r w:rsidRPr="00F419D0">
        <w:rPr>
          <w:rFonts w:asciiTheme="minorBidi" w:hAnsiTheme="minorBidi"/>
          <w:sz w:val="24"/>
          <w:szCs w:val="24"/>
          <w:rtl/>
        </w:rPr>
        <w:footnoteReference w:id="44"/>
      </w:r>
      <w:r w:rsidRPr="00F419D0">
        <w:rPr>
          <w:rFonts w:asciiTheme="minorBidi" w:hAnsiTheme="minorBidi"/>
          <w:sz w:val="24"/>
          <w:szCs w:val="24"/>
          <w:rtl/>
        </w:rPr>
        <w:t xml:space="preserve"> و پیکربندی</w:t>
      </w:r>
      <w:r w:rsidRPr="00F419D0">
        <w:rPr>
          <w:rFonts w:asciiTheme="minorBidi" w:hAnsiTheme="minorBidi"/>
          <w:sz w:val="24"/>
          <w:szCs w:val="24"/>
          <w:rtl/>
        </w:rPr>
        <w:footnoteReference w:id="45"/>
      </w:r>
      <w:r w:rsidRPr="00F419D0">
        <w:rPr>
          <w:rFonts w:asciiTheme="minorBidi" w:hAnsiTheme="minorBidi"/>
          <w:sz w:val="24"/>
          <w:szCs w:val="24"/>
          <w:rtl/>
        </w:rPr>
        <w:t xml:space="preserve"> آر.یو.پی</w:t>
      </w:r>
    </w:p>
    <w:p w:rsidR="00790FB7" w:rsidRPr="00F419D0" w:rsidRDefault="00790FB7" w:rsidP="00B977E4">
      <w:pPr>
        <w:rPr>
          <w:rFonts w:asciiTheme="minorBidi" w:hAnsiTheme="minorBidi"/>
          <w:sz w:val="24"/>
          <w:szCs w:val="24"/>
          <w:rtl/>
        </w:rPr>
      </w:pPr>
    </w:p>
    <w:p w:rsidR="00790FB7" w:rsidRPr="00F419D0" w:rsidRDefault="00790FB7" w:rsidP="00B977E4">
      <w:pPr>
        <w:rPr>
          <w:rFonts w:asciiTheme="minorBidi" w:hAnsiTheme="minorBidi"/>
          <w:sz w:val="24"/>
          <w:szCs w:val="24"/>
          <w:rtl/>
        </w:rPr>
      </w:pPr>
      <w:r w:rsidRPr="00F419D0">
        <w:rPr>
          <w:rFonts w:asciiTheme="minorBidi" w:hAnsiTheme="minorBidi"/>
          <w:sz w:val="24"/>
          <w:szCs w:val="24"/>
          <w:rtl/>
        </w:rPr>
        <w:t>آر.یو.پی فرایندی است که نمی توان آن را به همان صورتی که هست، در یک پروژه  بکار گرفت. متأسفانه در طول سال های اخیر، سازمان ها و تیم های زیادی در کشور ما  به این نکته توجه  نداشته و سعی نموده اند که مثلاَ تمام دستاوردهای مطرح در آر.یو.پی را به همان شکل اولیه ی آنها تولید نموده و فعالیت های مطرح شده</w:t>
      </w:r>
    </w:p>
    <w:p w:rsidR="00790FB7" w:rsidRPr="00F419D0" w:rsidRDefault="00790FB7" w:rsidP="00B977E4">
      <w:pPr>
        <w:rPr>
          <w:rFonts w:asciiTheme="minorBidi" w:hAnsiTheme="minorBidi"/>
          <w:sz w:val="24"/>
          <w:szCs w:val="24"/>
          <w:rtl/>
        </w:rPr>
      </w:pPr>
    </w:p>
    <w:p w:rsidR="00446877" w:rsidRPr="00F419D0" w:rsidRDefault="00446877" w:rsidP="00B977E4">
      <w:pPr>
        <w:rPr>
          <w:rFonts w:asciiTheme="minorBidi" w:eastAsia="Times New Roman" w:hAnsiTheme="minorBidi"/>
          <w:color w:val="222222"/>
          <w:sz w:val="24"/>
          <w:szCs w:val="24"/>
          <w:rtl/>
        </w:rPr>
      </w:pPr>
      <w:r w:rsidRPr="00F419D0">
        <w:rPr>
          <w:rFonts w:asciiTheme="minorBidi" w:eastAsia="Times New Roman" w:hAnsiTheme="minorBidi"/>
          <w:color w:val="222222"/>
          <w:sz w:val="24"/>
          <w:szCs w:val="24"/>
          <w:rtl/>
        </w:rPr>
        <w:t>را انجام دهند این کار تنها موجب انجام کار های اضافی و زاید شده و در پایان با مجموعه ی حجیمی از دستاوردهایی غیر ضروری با ارزش افزوده بسیار کم حاصل می شود.</w:t>
      </w:r>
    </w:p>
    <w:p w:rsidR="00446877" w:rsidRPr="00F419D0" w:rsidRDefault="00446877" w:rsidP="00B977E4">
      <w:pPr>
        <w:rPr>
          <w:rFonts w:asciiTheme="minorBidi" w:eastAsia="Times New Roman" w:hAnsiTheme="minorBidi"/>
          <w:color w:val="222222"/>
          <w:sz w:val="24"/>
          <w:szCs w:val="24"/>
        </w:rPr>
      </w:pPr>
    </w:p>
    <w:p w:rsidR="00446877" w:rsidRPr="00F419D0" w:rsidRDefault="00446877" w:rsidP="00B977E4">
      <w:pPr>
        <w:rPr>
          <w:rFonts w:asciiTheme="minorBidi" w:eastAsia="Times New Roman" w:hAnsiTheme="minorBidi"/>
          <w:color w:val="222222"/>
          <w:sz w:val="24"/>
          <w:szCs w:val="24"/>
          <w:rtl/>
        </w:rPr>
      </w:pPr>
      <w:r w:rsidRPr="00F419D0">
        <w:rPr>
          <w:rFonts w:asciiTheme="minorBidi" w:eastAsia="Times New Roman" w:hAnsiTheme="minorBidi"/>
          <w:color w:val="222222"/>
          <w:sz w:val="24"/>
          <w:szCs w:val="24"/>
          <w:rtl/>
        </w:rPr>
        <w:t xml:space="preserve">در این جا دوباره تاکید می نماییم. به هیچ پروژه و سازمانی در دنیا نمی تواند (و اصولا این کار کاملا از منطق مهندسی و اقتصادی به دور است که) آر.یو.پی را همان گونه که در غالب محصول نرم افزاری ارائه شده است، به کار گیرد. پیکر بندی آر.یو.پی و به اصطلاح دوخت و دوز مناسب آن با توجه به اندازه ها نوع و ملاحظات پروژه و سازمان بسیار </w:t>
      </w:r>
      <w:r w:rsidRPr="00F419D0">
        <w:rPr>
          <w:rFonts w:asciiTheme="minorBidi" w:eastAsia="Times New Roman" w:hAnsiTheme="minorBidi"/>
          <w:color w:val="222222"/>
          <w:sz w:val="24"/>
          <w:szCs w:val="24"/>
          <w:rtl/>
        </w:rPr>
        <w:lastRenderedPageBreak/>
        <w:t>ضروری است. نتیجه ی این کار فرآیند مورد نیاز در سطح پروژه و سازمان بسیار ضروری است. سازمان و یا طیفی از پروژه های خاص می باشد. شکل 3-14 بیانگر همین موضوع می باشد.</w:t>
      </w:r>
    </w:p>
    <w:p w:rsidR="00446877" w:rsidRPr="00F419D0" w:rsidRDefault="00446877" w:rsidP="00B977E4">
      <w:pPr>
        <w:rPr>
          <w:rFonts w:asciiTheme="minorBidi" w:eastAsia="Times New Roman" w:hAnsiTheme="minorBidi"/>
          <w:color w:val="222222"/>
          <w:sz w:val="24"/>
          <w:szCs w:val="24"/>
          <w:rtl/>
        </w:rPr>
      </w:pPr>
    </w:p>
    <w:p w:rsidR="00446877" w:rsidRPr="00F419D0" w:rsidRDefault="00446877" w:rsidP="00B977E4">
      <w:pPr>
        <w:rPr>
          <w:rFonts w:asciiTheme="minorBidi" w:eastAsia="Times New Roman" w:hAnsiTheme="minorBidi"/>
          <w:color w:val="222222"/>
          <w:sz w:val="24"/>
          <w:szCs w:val="24"/>
          <w:rtl/>
        </w:rPr>
      </w:pPr>
      <w:r w:rsidRPr="00F419D0">
        <w:rPr>
          <w:rFonts w:asciiTheme="minorBidi" w:eastAsia="Times New Roman" w:hAnsiTheme="minorBidi"/>
          <w:color w:val="222222"/>
          <w:sz w:val="24"/>
          <w:szCs w:val="24"/>
          <w:rtl/>
        </w:rPr>
        <w:t>شکل 14-3</w:t>
      </w:r>
    </w:p>
    <w:p w:rsidR="00446877" w:rsidRPr="00F419D0" w:rsidRDefault="00446877" w:rsidP="00B977E4">
      <w:pPr>
        <w:rPr>
          <w:rFonts w:asciiTheme="minorBidi" w:hAnsiTheme="minorBidi"/>
          <w:sz w:val="24"/>
          <w:szCs w:val="24"/>
          <w:rtl/>
        </w:rPr>
      </w:pPr>
      <w:r w:rsidRPr="00F419D0">
        <w:rPr>
          <w:rFonts w:asciiTheme="minorBidi" w:hAnsiTheme="minorBidi"/>
          <w:sz w:val="24"/>
          <w:szCs w:val="24"/>
          <w:rtl/>
        </w:rPr>
        <w:t>ارتباط میان آر.یو.پی ب عنوان یک چارچوب فرایند با فرایند مورد نیاز هر پروژه</w:t>
      </w:r>
    </w:p>
    <w:p w:rsidR="00446877" w:rsidRPr="00F419D0" w:rsidRDefault="00446877" w:rsidP="00B977E4">
      <w:pPr>
        <w:rPr>
          <w:rFonts w:asciiTheme="minorBidi" w:eastAsia="Times New Roman" w:hAnsiTheme="minorBidi"/>
          <w:b/>
          <w:bCs/>
          <w:color w:val="5B9BD5" w:themeColor="accent1"/>
          <w:sz w:val="24"/>
          <w:szCs w:val="24"/>
          <w:rtl/>
        </w:rPr>
      </w:pPr>
      <w:r w:rsidRPr="00F419D0">
        <w:rPr>
          <w:rFonts w:asciiTheme="minorBidi" w:hAnsiTheme="minorBidi"/>
          <w:noProof/>
          <w:sz w:val="24"/>
          <w:szCs w:val="24"/>
        </w:rPr>
        <w:drawing>
          <wp:inline distT="0" distB="0" distL="0" distR="0" wp14:anchorId="360263E0" wp14:editId="64A6530D">
            <wp:extent cx="5543550" cy="2524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3550" cy="2524125"/>
                    </a:xfrm>
                    <a:prstGeom prst="rect">
                      <a:avLst/>
                    </a:prstGeom>
                  </pic:spPr>
                </pic:pic>
              </a:graphicData>
            </a:graphic>
          </wp:inline>
        </w:drawing>
      </w:r>
    </w:p>
    <w:p w:rsidR="00446877" w:rsidRPr="00F419D0" w:rsidRDefault="00446877" w:rsidP="00B977E4">
      <w:pPr>
        <w:rPr>
          <w:rFonts w:asciiTheme="minorBidi" w:eastAsia="Times New Roman" w:hAnsiTheme="minorBidi"/>
          <w:color w:val="222222"/>
          <w:sz w:val="24"/>
          <w:szCs w:val="24"/>
          <w:rtl/>
        </w:rPr>
      </w:pPr>
      <w:r w:rsidRPr="00F419D0">
        <w:rPr>
          <w:rFonts w:asciiTheme="minorBidi" w:eastAsia="Times New Roman" w:hAnsiTheme="minorBidi"/>
          <w:color w:val="222222"/>
          <w:sz w:val="24"/>
          <w:szCs w:val="24"/>
          <w:rtl/>
        </w:rPr>
        <w:t>توجه داشته باشید که تجارب موفق و دستآورد های کنونی سازمان نیز نقش بسیار مهمی در چگونگی پیکربندی و سفارشی سازی فرآیند ایفا می نماید. در واقع هر سازمان با توجه به تجارب موفق و قابلیت های فوق پیکر بندی خاصی از آر.یو.پی را برای هریک از پروژه هایش فراهم می نماید.</w:t>
      </w:r>
    </w:p>
    <w:p w:rsidR="00446877" w:rsidRPr="00F419D0" w:rsidRDefault="00446877" w:rsidP="00B977E4">
      <w:pPr>
        <w:rPr>
          <w:rFonts w:asciiTheme="minorBidi" w:eastAsia="Times New Roman" w:hAnsiTheme="minorBidi"/>
          <w:color w:val="222222"/>
          <w:sz w:val="24"/>
          <w:szCs w:val="24"/>
          <w:rtl/>
        </w:rPr>
      </w:pPr>
    </w:p>
    <w:p w:rsidR="00446877" w:rsidRPr="00F419D0" w:rsidRDefault="00446877" w:rsidP="00B977E4">
      <w:pPr>
        <w:rPr>
          <w:rFonts w:asciiTheme="minorBidi" w:eastAsia="Times New Roman" w:hAnsiTheme="minorBidi"/>
          <w:sz w:val="24"/>
          <w:szCs w:val="24"/>
          <w:rtl/>
        </w:rPr>
      </w:pPr>
      <w:r w:rsidRPr="00F419D0">
        <w:rPr>
          <w:rFonts w:asciiTheme="minorBidi" w:eastAsia="Times New Roman" w:hAnsiTheme="minorBidi"/>
          <w:color w:val="222222"/>
          <w:sz w:val="24"/>
          <w:szCs w:val="24"/>
          <w:rtl/>
        </w:rPr>
        <w:t>مسلما، وقتی می توان انتظار داشت که آر.یو.پی یک چارچوب فرایند،  با قابلیت پیکربندی در طیف وسیعی از پروژه ها و سازمان ها باشد که روز به روز غنی تر شده و بر گنجینه ی راهکارها و تجارب موفق در آن افزوده شود. بنابر این، به هیچ عنوان از بزرگ بودن حجم آر.یو.پی واهمه ای نداشته باشید و حتی باید سعی نماییم که در غنی تر نمودن آن نقش داشته باشیم. در اینجا لازم است دو نکته مهم را به یاد داشته باشید</w:t>
      </w:r>
      <w:r w:rsidRPr="00F419D0">
        <w:rPr>
          <w:rStyle w:val="FootnoteReference"/>
          <w:rFonts w:asciiTheme="minorBidi" w:eastAsia="Times New Roman" w:hAnsiTheme="minorBidi"/>
          <w:sz w:val="24"/>
          <w:szCs w:val="24"/>
          <w:rtl/>
        </w:rPr>
        <w:footnoteReference w:id="46"/>
      </w:r>
      <w:r w:rsidRPr="00F419D0">
        <w:rPr>
          <w:rFonts w:asciiTheme="minorBidi" w:eastAsia="Times New Roman" w:hAnsiTheme="minorBidi"/>
          <w:sz w:val="24"/>
          <w:szCs w:val="24"/>
          <w:rtl/>
        </w:rPr>
        <w:t xml:space="preserve"> :</w:t>
      </w:r>
    </w:p>
    <w:p w:rsidR="00446877" w:rsidRPr="00F419D0" w:rsidRDefault="00446877" w:rsidP="00B977E4">
      <w:pPr>
        <w:rPr>
          <w:rFonts w:asciiTheme="minorBidi" w:eastAsia="Times New Roman" w:hAnsiTheme="minorBidi"/>
          <w:color w:val="222222"/>
          <w:sz w:val="24"/>
          <w:szCs w:val="24"/>
          <w:rtl/>
        </w:rPr>
      </w:pPr>
    </w:p>
    <w:p w:rsidR="00446877" w:rsidRPr="00F419D0" w:rsidRDefault="00446877" w:rsidP="00B977E4">
      <w:pPr>
        <w:rPr>
          <w:rFonts w:asciiTheme="minorBidi" w:eastAsia="Times New Roman" w:hAnsiTheme="minorBidi"/>
          <w:color w:val="222222"/>
          <w:sz w:val="24"/>
          <w:szCs w:val="24"/>
          <w:rtl/>
        </w:rPr>
      </w:pPr>
      <w:r w:rsidRPr="00F419D0">
        <w:rPr>
          <w:rFonts w:asciiTheme="minorBidi" w:eastAsia="Times New Roman" w:hAnsiTheme="minorBidi"/>
          <w:color w:val="222222"/>
          <w:sz w:val="24"/>
          <w:szCs w:val="24"/>
          <w:rtl/>
        </w:rPr>
        <w:t>- نخست آنکه، ویژگی فراورده ی نرم افزاری بودن آر.یو.پی (ارائه شده به صورت یک فراورده ی نزم افزار</w:t>
      </w:r>
      <w:r w:rsidRPr="00F419D0">
        <w:rPr>
          <w:rStyle w:val="FootnoteReference"/>
          <w:rFonts w:asciiTheme="minorBidi" w:eastAsia="Times New Roman" w:hAnsiTheme="minorBidi"/>
          <w:color w:val="222222"/>
          <w:sz w:val="24"/>
          <w:szCs w:val="24"/>
          <w:rtl/>
        </w:rPr>
        <w:footnoteReference w:id="47"/>
      </w:r>
      <w:r w:rsidRPr="00F419D0">
        <w:rPr>
          <w:rFonts w:asciiTheme="minorBidi" w:eastAsia="Times New Roman" w:hAnsiTheme="minorBidi"/>
          <w:color w:val="222222"/>
          <w:sz w:val="24"/>
          <w:szCs w:val="24"/>
          <w:rtl/>
        </w:rPr>
        <w:t>ی مبتنی بر فناوری وب) و نیز اینکه ساختار و محتوای آن به خوبی تعریف و سازماندهی شده است، امکان به روز رسانی، گسترش، و پیکربندی آن را تسهیل نموده است. تضور نمایید که اگر آر.یو.پی مانند بسیاری از فرا یند ها ی مطرح امروزی در قالب مستندات ارا یه می شود.</w:t>
      </w:r>
      <w:r w:rsidRPr="00F419D0">
        <w:rPr>
          <w:rStyle w:val="FootnoteReference"/>
          <w:rFonts w:asciiTheme="minorBidi" w:eastAsia="Times New Roman" w:hAnsiTheme="minorBidi"/>
          <w:color w:val="222222"/>
          <w:sz w:val="24"/>
          <w:szCs w:val="24"/>
          <w:rtl/>
        </w:rPr>
        <w:footnoteReference w:id="48"/>
      </w:r>
      <w:r w:rsidRPr="00F419D0">
        <w:rPr>
          <w:rFonts w:asciiTheme="minorBidi" w:eastAsia="Times New Roman" w:hAnsiTheme="minorBidi"/>
          <w:color w:val="222222"/>
          <w:sz w:val="24"/>
          <w:szCs w:val="24"/>
          <w:rtl/>
        </w:rPr>
        <w:t xml:space="preserve"> </w:t>
      </w:r>
    </w:p>
    <w:p w:rsidR="00446877" w:rsidRPr="00F419D0" w:rsidRDefault="00446877" w:rsidP="00B977E4">
      <w:pPr>
        <w:rPr>
          <w:rFonts w:asciiTheme="minorBidi" w:eastAsia="Times New Roman" w:hAnsiTheme="minorBidi"/>
          <w:color w:val="222222"/>
          <w:sz w:val="24"/>
          <w:szCs w:val="24"/>
          <w:rtl/>
        </w:rPr>
      </w:pPr>
    </w:p>
    <w:p w:rsidR="00446877" w:rsidRPr="00F419D0" w:rsidRDefault="00446877" w:rsidP="00B977E4">
      <w:pPr>
        <w:rPr>
          <w:rFonts w:asciiTheme="minorBidi" w:eastAsia="Times New Roman" w:hAnsiTheme="minorBidi"/>
          <w:color w:val="222222"/>
          <w:sz w:val="24"/>
          <w:szCs w:val="24"/>
          <w:rtl/>
        </w:rPr>
      </w:pPr>
      <w:r w:rsidRPr="00F419D0">
        <w:rPr>
          <w:rFonts w:asciiTheme="minorBidi" w:eastAsia="Times New Roman" w:hAnsiTheme="minorBidi"/>
          <w:color w:val="222222"/>
          <w:sz w:val="24"/>
          <w:szCs w:val="24"/>
          <w:rtl/>
        </w:rPr>
        <w:lastRenderedPageBreak/>
        <w:t>در شکل15-3 نمایی از روش های مختلف پیربندی نشان داده شده است.</w:t>
      </w:r>
    </w:p>
    <w:p w:rsidR="00790FB7" w:rsidRPr="00F419D0" w:rsidRDefault="00790FB7" w:rsidP="00B977E4">
      <w:pPr>
        <w:rPr>
          <w:rFonts w:asciiTheme="minorBidi" w:hAnsiTheme="minorBidi"/>
          <w:sz w:val="24"/>
          <w:szCs w:val="24"/>
          <w:rtl/>
        </w:rPr>
      </w:pPr>
    </w:p>
    <w:p w:rsidR="00790FB7" w:rsidRPr="00F419D0" w:rsidRDefault="00790FB7" w:rsidP="00B977E4">
      <w:pPr>
        <w:rPr>
          <w:rFonts w:asciiTheme="minorBidi" w:hAnsiTheme="minorBidi"/>
          <w:sz w:val="24"/>
          <w:szCs w:val="24"/>
          <w:rtl/>
        </w:rPr>
      </w:pPr>
    </w:p>
    <w:p w:rsidR="00790FB7" w:rsidRPr="00F419D0" w:rsidRDefault="00446877" w:rsidP="00B977E4">
      <w:pPr>
        <w:rPr>
          <w:rFonts w:asciiTheme="minorBidi" w:hAnsiTheme="minorBidi"/>
          <w:sz w:val="24"/>
          <w:szCs w:val="24"/>
          <w:rtl/>
        </w:rPr>
      </w:pPr>
      <w:r w:rsidRPr="00F419D0">
        <w:rPr>
          <w:rFonts w:asciiTheme="minorBidi" w:hAnsiTheme="minorBidi"/>
          <w:sz w:val="24"/>
          <w:szCs w:val="24"/>
          <w:rtl/>
        </w:rPr>
        <w:t>شکل 3-15</w:t>
      </w:r>
    </w:p>
    <w:p w:rsidR="00446877" w:rsidRPr="00F419D0" w:rsidRDefault="00446877" w:rsidP="00B977E4">
      <w:pPr>
        <w:rPr>
          <w:rFonts w:asciiTheme="minorBidi" w:hAnsiTheme="minorBidi"/>
          <w:sz w:val="24"/>
          <w:szCs w:val="24"/>
          <w:rtl/>
        </w:rPr>
      </w:pPr>
      <w:r w:rsidRPr="00F419D0">
        <w:rPr>
          <w:rFonts w:asciiTheme="minorBidi" w:hAnsiTheme="minorBidi"/>
          <w:sz w:val="24"/>
          <w:szCs w:val="24"/>
          <w:rtl/>
        </w:rPr>
        <w:t>نمایی از روش های مختلف پیکر بندی ار.یو.پی</w:t>
      </w:r>
    </w:p>
    <w:p w:rsidR="00446877" w:rsidRPr="00F419D0" w:rsidRDefault="00446877" w:rsidP="00B977E4">
      <w:pPr>
        <w:rPr>
          <w:rFonts w:asciiTheme="minorBidi" w:hAnsiTheme="minorBidi"/>
          <w:sz w:val="24"/>
          <w:szCs w:val="24"/>
          <w:rtl/>
        </w:rPr>
      </w:pPr>
      <w:r w:rsidRPr="00F419D0">
        <w:rPr>
          <w:rFonts w:asciiTheme="minorBidi" w:hAnsiTheme="minorBidi"/>
          <w:sz w:val="24"/>
          <w:szCs w:val="24"/>
        </w:rPr>
        <w:drawing>
          <wp:inline distT="0" distB="0" distL="0" distR="0" wp14:anchorId="3E2DBA31" wp14:editId="34573A5A">
            <wp:extent cx="5943600" cy="4115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15435"/>
                    </a:xfrm>
                    <a:prstGeom prst="rect">
                      <a:avLst/>
                    </a:prstGeom>
                  </pic:spPr>
                </pic:pic>
              </a:graphicData>
            </a:graphic>
          </wp:inline>
        </w:drawing>
      </w:r>
    </w:p>
    <w:p w:rsidR="00446877" w:rsidRPr="00F419D0" w:rsidRDefault="00446877" w:rsidP="00B977E4">
      <w:pPr>
        <w:rPr>
          <w:rFonts w:asciiTheme="minorBidi" w:hAnsiTheme="minorBidi"/>
          <w:sz w:val="24"/>
          <w:szCs w:val="24"/>
          <w:rtl/>
        </w:rPr>
      </w:pPr>
      <w:r w:rsidRPr="00F419D0">
        <w:rPr>
          <w:rFonts w:asciiTheme="minorBidi" w:hAnsiTheme="minorBidi"/>
          <w:sz w:val="24"/>
          <w:szCs w:val="24"/>
          <w:rtl/>
        </w:rPr>
        <w:t>در هر پیکربندی</w:t>
      </w:r>
      <w:r w:rsidRPr="00F419D0">
        <w:rPr>
          <w:rFonts w:asciiTheme="minorBidi" w:hAnsiTheme="minorBidi"/>
          <w:sz w:val="24"/>
          <w:szCs w:val="24"/>
          <w:rtl/>
        </w:rPr>
        <w:footnoteReference w:id="49"/>
      </w:r>
      <w:r w:rsidRPr="00F419D0">
        <w:rPr>
          <w:rFonts w:asciiTheme="minorBidi" w:hAnsiTheme="minorBidi"/>
          <w:sz w:val="24"/>
          <w:szCs w:val="24"/>
          <w:rtl/>
        </w:rPr>
        <w:t xml:space="preserve"> از ار.یو.پی می توان منظر های مختلفی از فرایند</w:t>
      </w:r>
      <w:r w:rsidRPr="00F419D0">
        <w:rPr>
          <w:rFonts w:asciiTheme="minorBidi" w:hAnsiTheme="minorBidi"/>
          <w:sz w:val="24"/>
          <w:szCs w:val="24"/>
          <w:rtl/>
        </w:rPr>
        <w:footnoteReference w:id="50"/>
      </w:r>
      <w:r w:rsidRPr="00F419D0">
        <w:rPr>
          <w:rFonts w:asciiTheme="minorBidi" w:hAnsiTheme="minorBidi"/>
          <w:sz w:val="24"/>
          <w:szCs w:val="24"/>
          <w:rtl/>
        </w:rPr>
        <w:t xml:space="preserve"> را ایجاد نمود این منظرها افراد مختلف در یک پروژه یا سازمان را قادر می سازد که بتوانند پیکربندی ارائه شده از فرایند را از جنبه ی مسائل و ملاحظات مربوط به نقش و مسولیت های مربوط به خودشان سازماندهی نمایند ار.یو.پی به طور پیش فرض منظرهایی را فراهم نموده است که قابل تغییر باشند.</w:t>
      </w:r>
    </w:p>
    <w:p w:rsidR="00446877" w:rsidRPr="00F419D0" w:rsidRDefault="00446877" w:rsidP="00B977E4">
      <w:pPr>
        <w:rPr>
          <w:rFonts w:asciiTheme="minorBidi" w:hAnsiTheme="minorBidi"/>
          <w:sz w:val="24"/>
          <w:szCs w:val="24"/>
          <w:rtl/>
        </w:rPr>
      </w:pPr>
      <w:r w:rsidRPr="00F419D0">
        <w:rPr>
          <w:rFonts w:asciiTheme="minorBidi" w:hAnsiTheme="minorBidi"/>
          <w:sz w:val="24"/>
          <w:szCs w:val="24"/>
          <w:rtl/>
        </w:rPr>
        <w:t>شکل 3- 16</w:t>
      </w:r>
    </w:p>
    <w:p w:rsidR="00446877" w:rsidRPr="00F419D0" w:rsidRDefault="00446877" w:rsidP="00B977E4">
      <w:pPr>
        <w:rPr>
          <w:rFonts w:asciiTheme="minorBidi" w:hAnsiTheme="minorBidi"/>
          <w:sz w:val="24"/>
          <w:szCs w:val="24"/>
          <w:rtl/>
        </w:rPr>
      </w:pPr>
      <w:r w:rsidRPr="00F419D0">
        <w:rPr>
          <w:rFonts w:asciiTheme="minorBidi" w:hAnsiTheme="minorBidi"/>
          <w:sz w:val="24"/>
          <w:szCs w:val="24"/>
          <w:rtl/>
        </w:rPr>
        <w:t>نمایی از واسط کاربر ار.یو..پی: در گوشه ی فوقانهی و در سمت چپ ومنظرهای مختلف فرایند قابل مشاهده است</w:t>
      </w:r>
    </w:p>
    <w:p w:rsidR="00446877" w:rsidRPr="00F419D0" w:rsidRDefault="00446877" w:rsidP="00B977E4">
      <w:pPr>
        <w:rPr>
          <w:rFonts w:asciiTheme="minorBidi" w:hAnsiTheme="minorBidi"/>
          <w:sz w:val="24"/>
          <w:szCs w:val="24"/>
          <w:rtl/>
        </w:rPr>
      </w:pPr>
      <w:r w:rsidRPr="00F419D0">
        <w:rPr>
          <w:rFonts w:asciiTheme="minorBidi" w:hAnsiTheme="minorBidi"/>
          <w:sz w:val="24"/>
          <w:szCs w:val="24"/>
        </w:rPr>
        <w:lastRenderedPageBreak/>
        <w:drawing>
          <wp:inline distT="0" distB="0" distL="0" distR="0" wp14:anchorId="0659CA3E" wp14:editId="6CB7D6BC">
            <wp:extent cx="5943600" cy="53003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00345"/>
                    </a:xfrm>
                    <a:prstGeom prst="rect">
                      <a:avLst/>
                    </a:prstGeom>
                  </pic:spPr>
                </pic:pic>
              </a:graphicData>
            </a:graphic>
          </wp:inline>
        </w:drawing>
      </w:r>
    </w:p>
    <w:p w:rsidR="00446877" w:rsidRPr="00F419D0" w:rsidRDefault="00446877" w:rsidP="00B977E4">
      <w:pPr>
        <w:rPr>
          <w:rFonts w:asciiTheme="minorBidi" w:hAnsiTheme="minorBidi"/>
          <w:sz w:val="24"/>
          <w:szCs w:val="24"/>
          <w:rtl/>
        </w:rPr>
      </w:pPr>
    </w:p>
    <w:p w:rsidR="00446877" w:rsidRPr="00F419D0" w:rsidRDefault="00446877" w:rsidP="00B977E4">
      <w:pPr>
        <w:rPr>
          <w:rFonts w:asciiTheme="minorBidi" w:hAnsiTheme="minorBidi"/>
          <w:sz w:val="24"/>
          <w:szCs w:val="24"/>
        </w:rPr>
      </w:pPr>
      <w:r w:rsidRPr="00F419D0">
        <w:rPr>
          <w:rFonts w:asciiTheme="minorBidi" w:hAnsiTheme="minorBidi"/>
          <w:sz w:val="24"/>
          <w:szCs w:val="24"/>
          <w:rtl/>
        </w:rPr>
        <w:t>برخی از شرکت ها به کمک ابزار تالیف فرایند</w:t>
      </w:r>
      <w:r w:rsidRPr="00F419D0">
        <w:rPr>
          <w:rFonts w:asciiTheme="minorBidi" w:hAnsiTheme="minorBidi"/>
          <w:sz w:val="24"/>
          <w:szCs w:val="24"/>
          <w:rtl/>
        </w:rPr>
        <w:footnoteReference w:id="51"/>
      </w:r>
      <w:r w:rsidRPr="00F419D0">
        <w:rPr>
          <w:rFonts w:asciiTheme="minorBidi" w:hAnsiTheme="minorBidi"/>
          <w:sz w:val="24"/>
          <w:szCs w:val="24"/>
          <w:rtl/>
        </w:rPr>
        <w:t xml:space="preserve"> ار.یو.پی دانش فنی خود درباره ی ملاحظات یک فناوری ابزار یا دامنه ی جدید را به صورت یک ماژول بسته بندی نموده و ان را در اختیار سایر استفاده کنندگان از ار.یو.پی قرار می دهند تشریح چگونگی پیکربندی ار.یو.پی قرار می دهند تشریح چگونگی پیکر بندی ار یو پی در حیطه این کتاب نیست این موضوع را در کتاب دیگری مفصلا بررسی نموده ایم</w:t>
      </w:r>
    </w:p>
    <w:p w:rsidR="0015128E" w:rsidRPr="00F419D0" w:rsidRDefault="0015128E" w:rsidP="00B977E4">
      <w:pPr>
        <w:rPr>
          <w:rFonts w:asciiTheme="minorBidi" w:hAnsiTheme="minorBidi"/>
          <w:sz w:val="24"/>
          <w:szCs w:val="24"/>
          <w:rtl/>
        </w:rPr>
      </w:pPr>
    </w:p>
    <w:p w:rsidR="00B203CF" w:rsidRPr="00F419D0" w:rsidRDefault="00B203CF" w:rsidP="00B977E4">
      <w:pPr>
        <w:rPr>
          <w:rFonts w:asciiTheme="minorBidi" w:hAnsiTheme="minorBidi"/>
          <w:sz w:val="24"/>
          <w:szCs w:val="24"/>
          <w:rtl/>
        </w:rPr>
      </w:pPr>
      <w:r w:rsidRPr="00F419D0">
        <w:rPr>
          <w:rFonts w:asciiTheme="minorBidi" w:hAnsiTheme="minorBidi"/>
          <w:sz w:val="24"/>
          <w:szCs w:val="24"/>
          <w:rtl/>
        </w:rPr>
        <w:t>چکیده فصل</w:t>
      </w:r>
    </w:p>
    <w:p w:rsidR="00B203CF" w:rsidRPr="00F419D0" w:rsidRDefault="00B203CF" w:rsidP="00B977E4">
      <w:pPr>
        <w:rPr>
          <w:rFonts w:asciiTheme="minorBidi" w:hAnsiTheme="minorBidi"/>
          <w:sz w:val="24"/>
          <w:szCs w:val="24"/>
          <w:rtl/>
          <w:lang w:bidi="fa-IR"/>
        </w:rPr>
      </w:pPr>
      <w:r w:rsidRPr="00F419D0">
        <w:rPr>
          <w:rFonts w:asciiTheme="minorBidi" w:hAnsiTheme="minorBidi"/>
          <w:sz w:val="24"/>
          <w:szCs w:val="24"/>
          <w:rtl/>
          <w:lang w:bidi="fa-IR"/>
        </w:rPr>
        <w:t>حال می‌توانیم تعریف دقیق‌تری از آر.یو.پی داشته باشیم. آر.یو.پی، سه مفهوم و معنای تا حدی متفاوت را دربرمی‌گیرد:</w:t>
      </w:r>
    </w:p>
    <w:p w:rsidR="00B203CF" w:rsidRPr="00F419D0" w:rsidRDefault="00B203CF" w:rsidP="00B977E4">
      <w:pPr>
        <w:rPr>
          <w:rFonts w:asciiTheme="minorBidi" w:hAnsiTheme="minorBidi"/>
          <w:sz w:val="24"/>
          <w:szCs w:val="24"/>
          <w:lang w:bidi="fa-IR"/>
        </w:rPr>
      </w:pPr>
      <w:r w:rsidRPr="00F419D0">
        <w:rPr>
          <w:rFonts w:asciiTheme="minorBidi" w:hAnsiTheme="minorBidi"/>
          <w:sz w:val="24"/>
          <w:szCs w:val="24"/>
          <w:rtl/>
          <w:lang w:bidi="fa-IR"/>
        </w:rPr>
        <w:lastRenderedPageBreak/>
        <w:t xml:space="preserve">آر.یو.پی یک </w:t>
      </w:r>
      <w:r w:rsidRPr="00F419D0">
        <w:rPr>
          <w:rStyle w:val="Emphasis"/>
          <w:rFonts w:asciiTheme="minorBidi" w:hAnsiTheme="minorBidi" w:cstheme="minorBidi"/>
          <w:bCs/>
          <w:i w:val="0"/>
          <w:sz w:val="24"/>
          <w:rtl/>
        </w:rPr>
        <w:t>رویکرد</w:t>
      </w:r>
      <w:r w:rsidRPr="00F419D0">
        <w:rPr>
          <w:rStyle w:val="FootnoteReference"/>
          <w:rFonts w:asciiTheme="minorBidi" w:hAnsiTheme="minorBidi"/>
          <w:sz w:val="24"/>
          <w:szCs w:val="24"/>
          <w:rtl/>
          <w:lang w:bidi="fa-IR"/>
        </w:rPr>
        <w:footnoteReference w:id="52"/>
      </w:r>
      <w:r w:rsidRPr="00F419D0">
        <w:rPr>
          <w:rFonts w:asciiTheme="minorBidi" w:hAnsiTheme="minorBidi"/>
          <w:sz w:val="24"/>
          <w:szCs w:val="24"/>
          <w:rtl/>
          <w:lang w:bidi="fa-IR"/>
        </w:rPr>
        <w:t xml:space="preserve"> و روش برای تولید نرم‌افزار می باشد. این رویکرد، دارای ویژگی‌های برجسته‌ای مانند تکرارشونده</w:t>
      </w:r>
      <w:r w:rsidRPr="00F419D0">
        <w:rPr>
          <w:rStyle w:val="FootnoteReference"/>
          <w:rFonts w:asciiTheme="minorBidi" w:hAnsiTheme="minorBidi"/>
          <w:sz w:val="24"/>
          <w:szCs w:val="24"/>
          <w:rtl/>
          <w:lang w:bidi="fa-IR"/>
        </w:rPr>
        <w:footnoteReference w:id="53"/>
      </w:r>
      <w:r w:rsidRPr="00F419D0">
        <w:rPr>
          <w:rFonts w:asciiTheme="minorBidi" w:hAnsiTheme="minorBidi"/>
          <w:sz w:val="24"/>
          <w:szCs w:val="24"/>
          <w:rtl/>
          <w:lang w:bidi="fa-IR"/>
        </w:rPr>
        <w:t xml:space="preserve"> بودن، تمرکز بر معماری</w:t>
      </w:r>
      <w:r w:rsidRPr="00F419D0">
        <w:rPr>
          <w:rStyle w:val="FootnoteReference"/>
          <w:rFonts w:asciiTheme="minorBidi" w:hAnsiTheme="minorBidi"/>
          <w:sz w:val="24"/>
          <w:szCs w:val="24"/>
          <w:rtl/>
          <w:lang w:bidi="fa-IR"/>
        </w:rPr>
        <w:footnoteReference w:id="54"/>
      </w:r>
      <w:r w:rsidRPr="00F419D0">
        <w:rPr>
          <w:rFonts w:asciiTheme="minorBidi" w:hAnsiTheme="minorBidi"/>
          <w:sz w:val="24"/>
          <w:szCs w:val="24"/>
          <w:rtl/>
          <w:lang w:bidi="fa-IR"/>
        </w:rPr>
        <w:t xml:space="preserve"> و مبتنی بودن بر موارد کاربرد</w:t>
      </w:r>
      <w:r w:rsidRPr="00F419D0">
        <w:rPr>
          <w:rStyle w:val="FootnoteReference"/>
          <w:rFonts w:asciiTheme="minorBidi" w:hAnsiTheme="minorBidi"/>
          <w:sz w:val="24"/>
          <w:szCs w:val="24"/>
          <w:rtl/>
          <w:lang w:bidi="fa-IR"/>
        </w:rPr>
        <w:footnoteReference w:id="55"/>
      </w:r>
      <w:r w:rsidRPr="00F419D0">
        <w:rPr>
          <w:rFonts w:asciiTheme="minorBidi" w:hAnsiTheme="minorBidi"/>
          <w:sz w:val="24"/>
          <w:szCs w:val="24"/>
          <w:rtl/>
          <w:lang w:bidi="fa-IR"/>
        </w:rPr>
        <w:t xml:space="preserve"> ( یا به عبارت ساده‌تر، مبتنی بر خواسته‌های مشتری ) می باشد.</w:t>
      </w:r>
    </w:p>
    <w:p w:rsidR="00B203CF" w:rsidRPr="00F419D0" w:rsidRDefault="00B203CF" w:rsidP="00B977E4">
      <w:pPr>
        <w:rPr>
          <w:rFonts w:asciiTheme="minorBidi" w:hAnsiTheme="minorBidi"/>
          <w:sz w:val="24"/>
          <w:szCs w:val="24"/>
          <w:lang w:bidi="fa-IR"/>
        </w:rPr>
      </w:pPr>
      <w:r w:rsidRPr="00F419D0">
        <w:rPr>
          <w:rFonts w:asciiTheme="minorBidi" w:hAnsiTheme="minorBidi"/>
          <w:sz w:val="24"/>
          <w:szCs w:val="24"/>
          <w:rtl/>
          <w:lang w:bidi="fa-IR"/>
        </w:rPr>
        <w:t xml:space="preserve">آر.یو.پی یک </w:t>
      </w:r>
      <w:r w:rsidRPr="00F419D0">
        <w:rPr>
          <w:rStyle w:val="Emphasis"/>
          <w:rFonts w:asciiTheme="minorBidi" w:hAnsiTheme="minorBidi" w:cstheme="minorBidi"/>
          <w:bCs/>
          <w:i w:val="0"/>
          <w:sz w:val="24"/>
          <w:rtl/>
        </w:rPr>
        <w:t>فرآیند</w:t>
      </w:r>
      <w:r w:rsidRPr="00F419D0">
        <w:rPr>
          <w:rFonts w:asciiTheme="minorBidi" w:hAnsiTheme="minorBidi"/>
          <w:sz w:val="24"/>
          <w:szCs w:val="24"/>
          <w:rtl/>
          <w:lang w:bidi="fa-IR"/>
        </w:rPr>
        <w:t xml:space="preserve"> به خوبی تعریف</w:t>
      </w:r>
      <w:r w:rsidRPr="00F419D0">
        <w:rPr>
          <w:rFonts w:asciiTheme="minorBidi" w:hAnsiTheme="minorBidi"/>
          <w:sz w:val="24"/>
          <w:szCs w:val="24"/>
          <w:lang w:bidi="fa-IR"/>
        </w:rPr>
        <w:t>‌</w:t>
      </w:r>
      <w:r w:rsidRPr="00F419D0">
        <w:rPr>
          <w:rFonts w:asciiTheme="minorBidi" w:hAnsiTheme="minorBidi"/>
          <w:sz w:val="24"/>
          <w:szCs w:val="24"/>
          <w:rtl/>
          <w:lang w:bidi="fa-IR"/>
        </w:rPr>
        <w:t>شده</w:t>
      </w:r>
      <w:r w:rsidRPr="00F419D0">
        <w:rPr>
          <w:rStyle w:val="FootnoteReference"/>
          <w:rFonts w:asciiTheme="minorBidi" w:hAnsiTheme="minorBidi"/>
          <w:sz w:val="24"/>
          <w:szCs w:val="24"/>
          <w:rtl/>
          <w:lang w:bidi="fa-IR"/>
        </w:rPr>
        <w:footnoteReference w:id="56"/>
      </w:r>
      <w:r w:rsidRPr="00F419D0">
        <w:rPr>
          <w:rFonts w:asciiTheme="minorBidi" w:hAnsiTheme="minorBidi"/>
          <w:sz w:val="24"/>
          <w:szCs w:val="24"/>
          <w:rtl/>
          <w:lang w:bidi="fa-IR"/>
        </w:rPr>
        <w:t xml:space="preserve"> و سازماندهی شده‌ی مهندسی نرم‌افزار می باشد. نقش‌ها</w:t>
      </w:r>
      <w:r w:rsidRPr="00F419D0">
        <w:rPr>
          <w:rStyle w:val="FootnoteReference"/>
          <w:rFonts w:asciiTheme="minorBidi" w:hAnsiTheme="minorBidi"/>
          <w:sz w:val="24"/>
          <w:szCs w:val="24"/>
          <w:rtl/>
          <w:lang w:bidi="fa-IR"/>
        </w:rPr>
        <w:footnoteReference w:id="57"/>
      </w:r>
      <w:r w:rsidRPr="00F419D0">
        <w:rPr>
          <w:rFonts w:asciiTheme="minorBidi" w:hAnsiTheme="minorBidi"/>
          <w:sz w:val="24"/>
          <w:szCs w:val="24"/>
          <w:rtl/>
          <w:lang w:bidi="fa-IR"/>
        </w:rPr>
        <w:t>، فعالیت‌ها</w:t>
      </w:r>
      <w:r w:rsidRPr="00F419D0">
        <w:rPr>
          <w:rStyle w:val="FootnoteReference"/>
          <w:rFonts w:asciiTheme="minorBidi" w:hAnsiTheme="minorBidi"/>
          <w:sz w:val="24"/>
          <w:szCs w:val="24"/>
          <w:rtl/>
          <w:lang w:bidi="fa-IR"/>
        </w:rPr>
        <w:footnoteReference w:id="58"/>
      </w:r>
      <w:r w:rsidRPr="00F419D0">
        <w:rPr>
          <w:rFonts w:asciiTheme="minorBidi" w:hAnsiTheme="minorBidi"/>
          <w:sz w:val="24"/>
          <w:szCs w:val="24"/>
          <w:rtl/>
          <w:lang w:bidi="fa-IR"/>
        </w:rPr>
        <w:t>، دستاورد‌ها</w:t>
      </w:r>
      <w:r w:rsidRPr="00F419D0">
        <w:rPr>
          <w:rStyle w:val="FootnoteReference"/>
          <w:rFonts w:asciiTheme="minorBidi" w:hAnsiTheme="minorBidi"/>
          <w:sz w:val="24"/>
          <w:szCs w:val="24"/>
          <w:rtl/>
          <w:lang w:bidi="fa-IR"/>
        </w:rPr>
        <w:footnoteReference w:id="59"/>
      </w:r>
      <w:r w:rsidRPr="00F419D0">
        <w:rPr>
          <w:rFonts w:asciiTheme="minorBidi" w:hAnsiTheme="minorBidi"/>
          <w:sz w:val="24"/>
          <w:szCs w:val="24"/>
          <w:rtl/>
          <w:lang w:bidi="fa-IR"/>
        </w:rPr>
        <w:t>، و جریان‌های کار</w:t>
      </w:r>
      <w:r w:rsidRPr="00F419D0">
        <w:rPr>
          <w:rFonts w:asciiTheme="minorBidi" w:hAnsiTheme="minorBidi"/>
          <w:sz w:val="24"/>
          <w:szCs w:val="24"/>
          <w:lang w:bidi="fa-IR"/>
        </w:rPr>
        <w:t>‌‌‌‌</w:t>
      </w:r>
      <w:r w:rsidRPr="00F419D0">
        <w:rPr>
          <w:rStyle w:val="FootnoteReference"/>
          <w:rFonts w:asciiTheme="minorBidi" w:hAnsiTheme="minorBidi"/>
          <w:sz w:val="24"/>
          <w:szCs w:val="24"/>
          <w:rtl/>
          <w:lang w:bidi="fa-IR"/>
        </w:rPr>
        <w:footnoteReference w:id="60"/>
      </w:r>
      <w:r w:rsidRPr="00F419D0">
        <w:rPr>
          <w:rFonts w:asciiTheme="minorBidi" w:hAnsiTheme="minorBidi"/>
          <w:sz w:val="24"/>
          <w:szCs w:val="24"/>
          <w:rtl/>
          <w:lang w:bidi="fa-IR"/>
        </w:rPr>
        <w:t xml:space="preserve"> ( ترتیب و توالی فعالیت‌ها ) تعریف شده در آر.یو.پی، عناصر اصلی یک فرآیند ( یعنی </w:t>
      </w:r>
      <w:r w:rsidRPr="00F419D0">
        <w:rPr>
          <w:rStyle w:val="Emphasis"/>
          <w:rFonts w:asciiTheme="minorBidi" w:hAnsiTheme="minorBidi" w:cstheme="minorBidi"/>
          <w:bCs/>
          <w:i w:val="0"/>
          <w:sz w:val="24"/>
          <w:rtl/>
        </w:rPr>
        <w:t>چه‌کسی</w:t>
      </w:r>
      <w:r w:rsidRPr="00F419D0">
        <w:rPr>
          <w:rStyle w:val="FootnoteReference"/>
          <w:rFonts w:asciiTheme="minorBidi" w:hAnsiTheme="minorBidi"/>
          <w:sz w:val="24"/>
          <w:szCs w:val="24"/>
          <w:rtl/>
          <w:lang w:bidi="fa-IR"/>
        </w:rPr>
        <w:footnoteReference w:id="61"/>
      </w:r>
      <w:r w:rsidRPr="00F419D0">
        <w:rPr>
          <w:rFonts w:asciiTheme="minorBidi" w:hAnsiTheme="minorBidi"/>
          <w:sz w:val="24"/>
          <w:szCs w:val="24"/>
          <w:rtl/>
          <w:lang w:bidi="fa-IR"/>
        </w:rPr>
        <w:t xml:space="preserve">، </w:t>
      </w:r>
      <w:r w:rsidRPr="00F419D0">
        <w:rPr>
          <w:rStyle w:val="Emphasis"/>
          <w:rFonts w:asciiTheme="minorBidi" w:hAnsiTheme="minorBidi" w:cstheme="minorBidi"/>
          <w:bCs/>
          <w:i w:val="0"/>
          <w:sz w:val="24"/>
          <w:rtl/>
        </w:rPr>
        <w:t>چه‌کاری</w:t>
      </w:r>
      <w:r w:rsidRPr="00F419D0">
        <w:rPr>
          <w:rStyle w:val="FootnoteReference"/>
          <w:rFonts w:asciiTheme="minorBidi" w:hAnsiTheme="minorBidi"/>
          <w:sz w:val="24"/>
          <w:szCs w:val="24"/>
          <w:rtl/>
          <w:lang w:bidi="fa-IR"/>
        </w:rPr>
        <w:footnoteReference w:id="62"/>
      </w:r>
      <w:r w:rsidRPr="00F419D0">
        <w:rPr>
          <w:rFonts w:asciiTheme="minorBidi" w:hAnsiTheme="minorBidi"/>
          <w:sz w:val="24"/>
          <w:szCs w:val="24"/>
          <w:rtl/>
          <w:lang w:bidi="fa-IR"/>
        </w:rPr>
        <w:t xml:space="preserve">، </w:t>
      </w:r>
      <w:r w:rsidRPr="00F419D0">
        <w:rPr>
          <w:rStyle w:val="Emphasis"/>
          <w:rFonts w:asciiTheme="minorBidi" w:hAnsiTheme="minorBidi" w:cstheme="minorBidi"/>
          <w:bCs/>
          <w:i w:val="0"/>
          <w:sz w:val="24"/>
          <w:rtl/>
        </w:rPr>
        <w:t>چگونه</w:t>
      </w:r>
      <w:r w:rsidRPr="00F419D0">
        <w:rPr>
          <w:rStyle w:val="FootnoteReference"/>
          <w:rFonts w:asciiTheme="minorBidi" w:hAnsiTheme="minorBidi"/>
          <w:sz w:val="24"/>
          <w:szCs w:val="24"/>
          <w:rtl/>
          <w:lang w:bidi="fa-IR"/>
        </w:rPr>
        <w:footnoteReference w:id="63"/>
      </w:r>
      <w:r w:rsidRPr="00F419D0">
        <w:rPr>
          <w:rFonts w:asciiTheme="minorBidi" w:hAnsiTheme="minorBidi"/>
          <w:sz w:val="24"/>
          <w:szCs w:val="24"/>
          <w:rtl/>
          <w:lang w:bidi="fa-IR"/>
        </w:rPr>
        <w:t xml:space="preserve">، و </w:t>
      </w:r>
      <w:r w:rsidRPr="00F419D0">
        <w:rPr>
          <w:rStyle w:val="Emphasis"/>
          <w:rFonts w:asciiTheme="minorBidi" w:hAnsiTheme="minorBidi" w:cstheme="minorBidi"/>
          <w:bCs/>
          <w:i w:val="0"/>
          <w:sz w:val="24"/>
          <w:rtl/>
        </w:rPr>
        <w:t>چه‌موقع</w:t>
      </w:r>
      <w:r w:rsidRPr="00F419D0">
        <w:rPr>
          <w:rStyle w:val="FootnoteReference"/>
          <w:rFonts w:asciiTheme="minorBidi" w:hAnsiTheme="minorBidi"/>
          <w:sz w:val="24"/>
          <w:szCs w:val="24"/>
          <w:rtl/>
          <w:lang w:bidi="fa-IR"/>
        </w:rPr>
        <w:footnoteReference w:id="64"/>
      </w:r>
      <w:r w:rsidRPr="00F419D0">
        <w:rPr>
          <w:rFonts w:asciiTheme="minorBidi" w:hAnsiTheme="minorBidi"/>
          <w:sz w:val="24"/>
          <w:szCs w:val="24"/>
          <w:rtl/>
          <w:lang w:bidi="fa-IR"/>
        </w:rPr>
        <w:t xml:space="preserve"> ) را تعریف و تبیین می‌نماید. آر.یو.پی ساختار مناسبی برای کنار هم گذاشتن این مولفه‌ها فراهم نموده‌است. نحوه‌ی سازماندهی این ساختار به دو بعد دینامیک و استاتیک، یکی از ویژگی‌های کم‌نظیر آر.یو.پی می‌باشد.</w:t>
      </w:r>
    </w:p>
    <w:p w:rsidR="00B203CF" w:rsidRPr="00F419D0" w:rsidRDefault="00B203CF" w:rsidP="00B977E4">
      <w:pPr>
        <w:rPr>
          <w:rFonts w:asciiTheme="minorBidi" w:hAnsiTheme="minorBidi"/>
          <w:sz w:val="24"/>
          <w:szCs w:val="24"/>
          <w:rtl/>
          <w:lang w:bidi="fa-IR"/>
        </w:rPr>
      </w:pPr>
      <w:r w:rsidRPr="00F419D0">
        <w:rPr>
          <w:rFonts w:asciiTheme="minorBidi" w:hAnsiTheme="minorBidi"/>
          <w:sz w:val="24"/>
          <w:szCs w:val="24"/>
          <w:rtl/>
          <w:lang w:bidi="fa-IR"/>
        </w:rPr>
        <w:t xml:space="preserve">آر.یو.پی </w:t>
      </w:r>
      <w:r w:rsidRPr="00F419D0">
        <w:rPr>
          <w:rStyle w:val="Emphasis"/>
          <w:rFonts w:asciiTheme="minorBidi" w:hAnsiTheme="minorBidi" w:cstheme="minorBidi"/>
          <w:bCs/>
          <w:i w:val="0"/>
          <w:sz w:val="24"/>
          <w:rtl/>
        </w:rPr>
        <w:t>محصولی</w:t>
      </w:r>
      <w:r w:rsidRPr="00F419D0">
        <w:rPr>
          <w:rStyle w:val="FootnoteReference"/>
          <w:rFonts w:asciiTheme="minorBidi" w:hAnsiTheme="minorBidi"/>
          <w:sz w:val="24"/>
          <w:szCs w:val="24"/>
          <w:rtl/>
          <w:lang w:bidi="fa-IR"/>
        </w:rPr>
        <w:footnoteReference w:id="65"/>
      </w:r>
      <w:r w:rsidRPr="00F419D0">
        <w:rPr>
          <w:rFonts w:asciiTheme="minorBidi" w:hAnsiTheme="minorBidi"/>
          <w:sz w:val="24"/>
          <w:szCs w:val="24"/>
          <w:rtl/>
          <w:lang w:bidi="fa-IR"/>
        </w:rPr>
        <w:t xml:space="preserve"> است دربرگیرنده‌ی </w:t>
      </w:r>
      <w:r w:rsidRPr="00F419D0">
        <w:rPr>
          <w:rStyle w:val="Emphasis"/>
          <w:rFonts w:asciiTheme="minorBidi" w:hAnsiTheme="minorBidi" w:cstheme="minorBidi"/>
          <w:bCs/>
          <w:i w:val="0"/>
          <w:sz w:val="24"/>
          <w:rtl/>
        </w:rPr>
        <w:t>چارچوپ</w:t>
      </w:r>
      <w:r w:rsidRPr="00F419D0">
        <w:rPr>
          <w:rStyle w:val="FootnoteReference"/>
          <w:rFonts w:asciiTheme="minorBidi" w:hAnsiTheme="minorBidi"/>
          <w:sz w:val="24"/>
          <w:szCs w:val="24"/>
          <w:rtl/>
          <w:lang w:bidi="fa-IR"/>
        </w:rPr>
        <w:footnoteReference w:id="66"/>
      </w:r>
      <w:r w:rsidRPr="00F419D0">
        <w:rPr>
          <w:rFonts w:asciiTheme="minorBidi" w:hAnsiTheme="minorBidi"/>
          <w:sz w:val="24"/>
          <w:szCs w:val="24"/>
          <w:rtl/>
          <w:lang w:bidi="fa-IR"/>
        </w:rPr>
        <w:t xml:space="preserve"> و قالب کلی فرآیند‌های تولید سیستم‌های نرم‌افزاری. از این منظر، آر.یو.پی یک فرآیند نیست که بتوان آن را مستقیما به عنوان قالب تعریف یک پروژه‌ی تولید نرم‌افزار بکار گرفت، بلکه مفهومی است بسیار فراتر و جامع‌تر. در واقع آر.یو.پی، مانند یک میز پر از غذاهای متنوع در یک رستوران می‌باشد؛ مسلما، هیچ یک از مهمان‌های این رستوران قادر نخواهد‌بود همه‌ی غذاها را میل نماید. در عوض، هر کس با توجه به ذائقه و نیازش ( و البته موجودی داخل جیبش! ) گلچینی از غذاها را انتخاب و میل می‌نماید. آر.یو.پی مخزن یا بانک دانش بزرگی از راهکارها و تجارب موفق برای شرایط و طیف گسترده‌ای از پروژه‌های مختلف،</w:t>
      </w:r>
    </w:p>
    <w:p w:rsidR="00B203CF" w:rsidRPr="00F419D0" w:rsidRDefault="00B203CF" w:rsidP="00B977E4">
      <w:pPr>
        <w:rPr>
          <w:rFonts w:asciiTheme="minorBidi" w:hAnsiTheme="minorBidi"/>
          <w:sz w:val="24"/>
          <w:szCs w:val="24"/>
        </w:rPr>
      </w:pPr>
    </w:p>
    <w:sectPr w:rsidR="00B203CF" w:rsidRPr="00F419D0" w:rsidSect="003E0659">
      <w:footnotePr>
        <w:numRestart w:val="eachPage"/>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48B0" w:rsidRDefault="00D548B0" w:rsidP="0015128E">
      <w:pPr>
        <w:spacing w:after="0" w:line="240" w:lineRule="auto"/>
      </w:pPr>
      <w:r>
        <w:separator/>
      </w:r>
    </w:p>
  </w:endnote>
  <w:endnote w:type="continuationSeparator" w:id="0">
    <w:p w:rsidR="00D548B0" w:rsidRDefault="00D548B0" w:rsidP="001512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 Nazanin">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48B0" w:rsidRDefault="00D548B0" w:rsidP="0015128E">
      <w:pPr>
        <w:spacing w:after="0" w:line="240" w:lineRule="auto"/>
      </w:pPr>
      <w:r>
        <w:separator/>
      </w:r>
    </w:p>
  </w:footnote>
  <w:footnote w:type="continuationSeparator" w:id="0">
    <w:p w:rsidR="00D548B0" w:rsidRDefault="00D548B0" w:rsidP="0015128E">
      <w:pPr>
        <w:spacing w:after="0" w:line="240" w:lineRule="auto"/>
      </w:pPr>
      <w:r>
        <w:continuationSeparator/>
      </w:r>
    </w:p>
  </w:footnote>
  <w:footnote w:id="1">
    <w:p w:rsidR="00446877" w:rsidRPr="00D14B06" w:rsidRDefault="00446877" w:rsidP="00446877">
      <w:pPr>
        <w:pStyle w:val="FootnoteText"/>
        <w:rPr>
          <w:rFonts w:asciiTheme="majorBidi" w:hAnsiTheme="majorBidi" w:cstheme="majorBidi"/>
        </w:rPr>
      </w:pPr>
      <w:r w:rsidRPr="00D14B06">
        <w:rPr>
          <w:rStyle w:val="FootnoteReference"/>
          <w:rFonts w:asciiTheme="majorBidi" w:hAnsiTheme="majorBidi" w:cstheme="majorBidi"/>
        </w:rPr>
        <w:footnoteRef/>
      </w:r>
      <w:r w:rsidRPr="00D14B06">
        <w:rPr>
          <w:rFonts w:asciiTheme="majorBidi" w:hAnsiTheme="majorBidi" w:cstheme="majorBidi"/>
        </w:rPr>
        <w:t>- Customization</w:t>
      </w:r>
    </w:p>
  </w:footnote>
  <w:footnote w:id="2">
    <w:p w:rsidR="00446877" w:rsidRPr="00D14B06" w:rsidRDefault="00446877" w:rsidP="00446877">
      <w:pPr>
        <w:pStyle w:val="FootnoteText"/>
        <w:jc w:val="both"/>
        <w:rPr>
          <w:rFonts w:asciiTheme="majorBidi" w:hAnsiTheme="majorBidi" w:cstheme="majorBidi"/>
        </w:rPr>
      </w:pPr>
      <w:r w:rsidRPr="00D14B06">
        <w:rPr>
          <w:rStyle w:val="FootnoteReference"/>
          <w:rFonts w:asciiTheme="majorBidi" w:hAnsiTheme="majorBidi" w:cstheme="majorBidi"/>
        </w:rPr>
        <w:footnoteRef/>
      </w:r>
      <w:r w:rsidRPr="00D14B06">
        <w:rPr>
          <w:rFonts w:asciiTheme="majorBidi" w:hAnsiTheme="majorBidi" w:cstheme="majorBidi"/>
          <w:rtl/>
        </w:rPr>
        <w:t xml:space="preserve"> </w:t>
      </w:r>
      <w:r w:rsidRPr="00D14B06">
        <w:rPr>
          <w:rFonts w:asciiTheme="majorBidi" w:hAnsiTheme="majorBidi" w:cstheme="majorBidi"/>
        </w:rPr>
        <w:t>- Configuration</w:t>
      </w:r>
    </w:p>
  </w:footnote>
  <w:footnote w:id="3">
    <w:p w:rsidR="00446877" w:rsidRPr="00D14B06" w:rsidRDefault="00446877" w:rsidP="00446877">
      <w:pPr>
        <w:pStyle w:val="FootnoteText"/>
        <w:jc w:val="both"/>
        <w:rPr>
          <w:rFonts w:asciiTheme="majorBidi" w:hAnsiTheme="majorBidi" w:cstheme="majorBidi"/>
        </w:rPr>
      </w:pPr>
      <w:r w:rsidRPr="00D14B06">
        <w:rPr>
          <w:rStyle w:val="FootnoteReference"/>
          <w:rFonts w:asciiTheme="majorBidi" w:hAnsiTheme="majorBidi" w:cstheme="majorBidi"/>
        </w:rPr>
        <w:footnoteRef/>
      </w:r>
      <w:r w:rsidRPr="00D14B06">
        <w:rPr>
          <w:rFonts w:asciiTheme="majorBidi" w:hAnsiTheme="majorBidi" w:cstheme="majorBidi"/>
          <w:rtl/>
        </w:rPr>
        <w:t xml:space="preserve"> </w:t>
      </w:r>
      <w:r w:rsidRPr="00D14B06">
        <w:rPr>
          <w:rFonts w:asciiTheme="majorBidi" w:hAnsiTheme="majorBidi" w:cstheme="majorBidi"/>
        </w:rPr>
        <w:t>- Scalability</w:t>
      </w:r>
    </w:p>
  </w:footnote>
  <w:footnote w:id="4">
    <w:p w:rsidR="00446877" w:rsidRPr="00D14B06" w:rsidRDefault="00446877" w:rsidP="00446877">
      <w:pPr>
        <w:pStyle w:val="FootnoteText"/>
        <w:jc w:val="both"/>
        <w:rPr>
          <w:rFonts w:asciiTheme="majorBidi" w:hAnsiTheme="majorBidi" w:cstheme="majorBidi"/>
        </w:rPr>
      </w:pPr>
      <w:r w:rsidRPr="00D14B06">
        <w:rPr>
          <w:rStyle w:val="FootnoteReference"/>
          <w:rFonts w:asciiTheme="majorBidi" w:hAnsiTheme="majorBidi" w:cstheme="majorBidi"/>
        </w:rPr>
        <w:footnoteRef/>
      </w:r>
      <w:r w:rsidRPr="00D14B06">
        <w:rPr>
          <w:rFonts w:asciiTheme="majorBidi" w:hAnsiTheme="majorBidi" w:cstheme="majorBidi"/>
          <w:rtl/>
        </w:rPr>
        <w:t xml:space="preserve"> </w:t>
      </w:r>
      <w:r w:rsidRPr="00D14B06">
        <w:rPr>
          <w:rFonts w:asciiTheme="majorBidi" w:hAnsiTheme="majorBidi" w:cstheme="majorBidi"/>
        </w:rPr>
        <w:t>- Web Technology</w:t>
      </w:r>
    </w:p>
  </w:footnote>
  <w:footnote w:id="5">
    <w:p w:rsidR="00446877" w:rsidRPr="00D14B06" w:rsidRDefault="00446877" w:rsidP="00446877">
      <w:pPr>
        <w:pStyle w:val="FootnoteText"/>
        <w:jc w:val="both"/>
        <w:rPr>
          <w:rFonts w:asciiTheme="majorBidi" w:hAnsiTheme="majorBidi" w:cstheme="majorBidi"/>
        </w:rPr>
      </w:pPr>
      <w:r w:rsidRPr="00D14B06">
        <w:rPr>
          <w:rStyle w:val="FootnoteReference"/>
          <w:rFonts w:asciiTheme="majorBidi" w:hAnsiTheme="majorBidi" w:cstheme="majorBidi"/>
        </w:rPr>
        <w:footnoteRef/>
      </w:r>
      <w:r w:rsidRPr="00D14B06">
        <w:rPr>
          <w:rFonts w:asciiTheme="majorBidi" w:hAnsiTheme="majorBidi" w:cstheme="majorBidi"/>
          <w:rtl/>
        </w:rPr>
        <w:t xml:space="preserve"> </w:t>
      </w:r>
      <w:r w:rsidRPr="00D14B06">
        <w:rPr>
          <w:rFonts w:asciiTheme="majorBidi" w:hAnsiTheme="majorBidi" w:cstheme="majorBidi"/>
        </w:rPr>
        <w:t>- CD or Compact Disk</w:t>
      </w:r>
    </w:p>
  </w:footnote>
  <w:footnote w:id="6">
    <w:p w:rsidR="00446877" w:rsidRPr="00D14B06" w:rsidRDefault="00446877" w:rsidP="00446877">
      <w:pPr>
        <w:pStyle w:val="FootnoteText"/>
        <w:jc w:val="both"/>
        <w:rPr>
          <w:rFonts w:asciiTheme="majorBidi" w:hAnsiTheme="majorBidi" w:cstheme="majorBidi"/>
        </w:rPr>
      </w:pPr>
      <w:r w:rsidRPr="00D14B06">
        <w:rPr>
          <w:rStyle w:val="FootnoteReference"/>
          <w:rFonts w:asciiTheme="majorBidi" w:hAnsiTheme="majorBidi" w:cstheme="majorBidi"/>
        </w:rPr>
        <w:footnoteRef/>
      </w:r>
      <w:r w:rsidRPr="00D14B06">
        <w:rPr>
          <w:rFonts w:asciiTheme="majorBidi" w:hAnsiTheme="majorBidi" w:cstheme="majorBidi"/>
          <w:rtl/>
        </w:rPr>
        <w:t xml:space="preserve"> </w:t>
      </w:r>
      <w:r w:rsidRPr="00D14B06">
        <w:rPr>
          <w:rFonts w:asciiTheme="majorBidi" w:hAnsiTheme="majorBidi" w:cstheme="majorBidi"/>
        </w:rPr>
        <w:t>- Rational</w:t>
      </w:r>
    </w:p>
  </w:footnote>
  <w:footnote w:id="7">
    <w:p w:rsidR="00446877" w:rsidRPr="00D14B06" w:rsidRDefault="00446877" w:rsidP="00446877">
      <w:pPr>
        <w:pStyle w:val="FootnoteText"/>
        <w:jc w:val="both"/>
        <w:rPr>
          <w:rFonts w:asciiTheme="majorBidi" w:hAnsiTheme="majorBidi" w:cstheme="majorBidi"/>
        </w:rPr>
      </w:pPr>
      <w:r w:rsidRPr="00D14B06">
        <w:rPr>
          <w:rStyle w:val="FootnoteReference"/>
          <w:rFonts w:asciiTheme="majorBidi" w:hAnsiTheme="majorBidi" w:cstheme="majorBidi"/>
        </w:rPr>
        <w:footnoteRef/>
      </w:r>
      <w:r w:rsidRPr="00D14B06">
        <w:rPr>
          <w:rFonts w:asciiTheme="majorBidi" w:hAnsiTheme="majorBidi" w:cstheme="majorBidi"/>
          <w:rtl/>
        </w:rPr>
        <w:t xml:space="preserve"> </w:t>
      </w:r>
      <w:r w:rsidRPr="00D14B06">
        <w:rPr>
          <w:rFonts w:asciiTheme="majorBidi" w:hAnsiTheme="majorBidi" w:cstheme="majorBidi"/>
        </w:rPr>
        <w:t>- IBM</w:t>
      </w:r>
    </w:p>
  </w:footnote>
  <w:footnote w:id="8">
    <w:p w:rsidR="00446877" w:rsidRDefault="00446877" w:rsidP="00446877">
      <w:pPr>
        <w:pStyle w:val="FootnoteText"/>
      </w:pPr>
      <w:r w:rsidRPr="00D14B06">
        <w:rPr>
          <w:rStyle w:val="FootnoteReference"/>
          <w:rFonts w:asciiTheme="majorBidi" w:hAnsiTheme="majorBidi" w:cstheme="majorBidi"/>
        </w:rPr>
        <w:footnoteRef/>
      </w:r>
      <w:r w:rsidRPr="00D14B06">
        <w:rPr>
          <w:rFonts w:asciiTheme="majorBidi" w:hAnsiTheme="majorBidi" w:cstheme="majorBidi"/>
          <w:rtl/>
        </w:rPr>
        <w:t xml:space="preserve"> </w:t>
      </w:r>
      <w:r w:rsidRPr="00D14B06">
        <w:rPr>
          <w:rFonts w:asciiTheme="majorBidi" w:hAnsiTheme="majorBidi" w:cstheme="majorBidi"/>
        </w:rPr>
        <w:t>- Development</w:t>
      </w:r>
    </w:p>
  </w:footnote>
  <w:footnote w:id="9">
    <w:p w:rsidR="00436FB4" w:rsidRPr="00FA2FE2" w:rsidRDefault="00436FB4" w:rsidP="00436FB4">
      <w:pPr>
        <w:pStyle w:val="FootnoteText"/>
      </w:pPr>
      <w:r w:rsidRPr="00FA2FE2">
        <w:rPr>
          <w:rStyle w:val="FootnoteReference"/>
        </w:rPr>
        <w:footnoteRef/>
      </w:r>
      <w:r w:rsidRPr="00FA2FE2">
        <w:t xml:space="preserve"> -</w:t>
      </w:r>
      <w:r w:rsidRPr="00FA2FE2">
        <w:rPr>
          <w:rtl/>
        </w:rPr>
        <w:t xml:space="preserve"> </w:t>
      </w:r>
      <w:r w:rsidRPr="00FA2FE2">
        <w:t>Orthogonal</w:t>
      </w:r>
    </w:p>
  </w:footnote>
  <w:footnote w:id="10">
    <w:p w:rsidR="00436FB4" w:rsidRPr="00FA2FE2" w:rsidRDefault="00436FB4" w:rsidP="00436FB4">
      <w:pPr>
        <w:pStyle w:val="NoSpacing"/>
        <w:bidi w:val="0"/>
      </w:pPr>
      <w:r w:rsidRPr="00FA2FE2">
        <w:rPr>
          <w:rStyle w:val="FootnoteReference"/>
        </w:rPr>
        <w:footnoteRef/>
      </w:r>
      <w:r w:rsidRPr="00FA2FE2">
        <w:t xml:space="preserve"> - Dynamic</w:t>
      </w:r>
    </w:p>
  </w:footnote>
  <w:footnote w:id="11">
    <w:p w:rsidR="00436FB4" w:rsidRPr="00FA2FE2" w:rsidRDefault="00436FB4" w:rsidP="00436FB4">
      <w:pPr>
        <w:pStyle w:val="NoSpacing"/>
        <w:bidi w:val="0"/>
      </w:pPr>
      <w:r w:rsidRPr="00FA2FE2">
        <w:rPr>
          <w:rStyle w:val="FootnoteReference"/>
        </w:rPr>
        <w:footnoteRef/>
      </w:r>
      <w:r w:rsidRPr="00FA2FE2">
        <w:t xml:space="preserve"> - Cycles</w:t>
      </w:r>
    </w:p>
  </w:footnote>
  <w:footnote w:id="12">
    <w:p w:rsidR="00436FB4" w:rsidRPr="00FA2FE2" w:rsidRDefault="00436FB4" w:rsidP="00436FB4">
      <w:pPr>
        <w:pStyle w:val="NoSpacing"/>
        <w:bidi w:val="0"/>
      </w:pPr>
      <w:r w:rsidRPr="00FA2FE2">
        <w:rPr>
          <w:rStyle w:val="FootnoteReference"/>
        </w:rPr>
        <w:footnoteRef/>
      </w:r>
      <w:r w:rsidRPr="00FA2FE2">
        <w:t xml:space="preserve"> - Phase</w:t>
      </w:r>
    </w:p>
  </w:footnote>
  <w:footnote w:id="13">
    <w:p w:rsidR="00436FB4" w:rsidRPr="00FA2FE2" w:rsidRDefault="00436FB4" w:rsidP="00436FB4">
      <w:pPr>
        <w:pStyle w:val="NoSpacing"/>
        <w:bidi w:val="0"/>
      </w:pPr>
      <w:r w:rsidRPr="00FA2FE2">
        <w:rPr>
          <w:rStyle w:val="FootnoteReference"/>
        </w:rPr>
        <w:footnoteRef/>
      </w:r>
      <w:r w:rsidRPr="00FA2FE2">
        <w:rPr>
          <w:rtl/>
        </w:rPr>
        <w:t xml:space="preserve"> </w:t>
      </w:r>
      <w:r w:rsidRPr="00FA2FE2">
        <w:t>- Iterations</w:t>
      </w:r>
    </w:p>
  </w:footnote>
  <w:footnote w:id="14">
    <w:p w:rsidR="00436FB4" w:rsidRPr="00FA2FE2" w:rsidRDefault="00436FB4" w:rsidP="00436FB4">
      <w:pPr>
        <w:pStyle w:val="NoSpacing"/>
      </w:pPr>
      <w:r w:rsidRPr="00FA2FE2">
        <w:rPr>
          <w:rStyle w:val="FootnoteReference"/>
        </w:rPr>
        <w:footnoteRef/>
      </w:r>
      <w:r w:rsidRPr="00FA2FE2">
        <w:rPr>
          <w:rtl/>
        </w:rPr>
        <w:t xml:space="preserve"> </w:t>
      </w:r>
      <w:r w:rsidRPr="00FA2FE2">
        <w:t>Major Milestone -</w:t>
      </w:r>
      <w:r w:rsidRPr="00FA2FE2">
        <w:rPr>
          <w:rFonts w:hint="cs"/>
          <w:rtl/>
        </w:rPr>
        <w:t xml:space="preserve">و </w:t>
      </w:r>
      <w:r w:rsidRPr="00FA2FE2">
        <w:t>Business Decision Point</w:t>
      </w:r>
      <w:r w:rsidRPr="00FA2FE2">
        <w:rPr>
          <w:rFonts w:hint="cs"/>
          <w:rtl/>
        </w:rPr>
        <w:t xml:space="preserve"> معادلی است که در این کتاب به جای عبارت یکار رفته است.</w:t>
      </w:r>
    </w:p>
    <w:p w:rsidR="00436FB4" w:rsidRPr="002437BE" w:rsidRDefault="00436FB4" w:rsidP="00436FB4">
      <w:pPr>
        <w:pStyle w:val="NoSpacing"/>
        <w:bidi w:val="0"/>
        <w:jc w:val="right"/>
        <w:rPr>
          <w:rStyle w:val="Emphasis"/>
        </w:rPr>
      </w:pPr>
      <w:r w:rsidRPr="002437BE">
        <w:rPr>
          <w:rStyle w:val="Emphasis"/>
        </w:rPr>
        <w:t>www.software-academy.com</w:t>
      </w:r>
    </w:p>
    <w:p w:rsidR="00436FB4" w:rsidRPr="002437BE" w:rsidRDefault="00436FB4" w:rsidP="00436FB4">
      <w:pPr>
        <w:pStyle w:val="NoSpacing"/>
        <w:bidi w:val="0"/>
        <w:jc w:val="both"/>
        <w:rPr>
          <w:rStyle w:val="Emphasis"/>
        </w:rPr>
      </w:pPr>
      <w:r w:rsidRPr="002437BE">
        <w:rPr>
          <w:rStyle w:val="Emphasis"/>
        </w:rPr>
        <w:t>Software Academy</w:t>
      </w:r>
    </w:p>
  </w:footnote>
  <w:footnote w:id="15">
    <w:p w:rsidR="00436FB4" w:rsidRDefault="00436FB4" w:rsidP="00436FB4">
      <w:pPr>
        <w:pStyle w:val="FootnoteText"/>
        <w:rPr>
          <w:rtl/>
          <w:lang w:bidi="fa-IR"/>
        </w:rPr>
      </w:pPr>
      <w:r>
        <w:rPr>
          <w:rStyle w:val="FootnoteReference"/>
        </w:rPr>
        <w:footnoteRef/>
      </w:r>
      <w:r>
        <w:t xml:space="preserve"> - Content</w:t>
      </w:r>
    </w:p>
  </w:footnote>
  <w:footnote w:id="16">
    <w:p w:rsidR="00436FB4" w:rsidRDefault="00436FB4" w:rsidP="00436FB4">
      <w:pPr>
        <w:pStyle w:val="FootnoteText"/>
        <w:rPr>
          <w:rtl/>
          <w:lang w:bidi="fa-IR"/>
        </w:rPr>
      </w:pPr>
      <w:r>
        <w:rPr>
          <w:rStyle w:val="FootnoteReference"/>
        </w:rPr>
        <w:footnoteRef/>
      </w:r>
      <w:r>
        <w:t xml:space="preserve"> - Content</w:t>
      </w:r>
    </w:p>
  </w:footnote>
  <w:footnote w:id="17">
    <w:p w:rsidR="00436FB4" w:rsidRDefault="00436FB4" w:rsidP="00436FB4">
      <w:pPr>
        <w:pStyle w:val="FootnoteText"/>
        <w:rPr>
          <w:rtl/>
          <w:lang w:bidi="fa-IR"/>
        </w:rPr>
      </w:pPr>
      <w:r>
        <w:rPr>
          <w:rStyle w:val="FootnoteReference"/>
        </w:rPr>
        <w:footnoteRef/>
      </w:r>
      <w:r>
        <w:t xml:space="preserve"> - Activities</w:t>
      </w:r>
    </w:p>
  </w:footnote>
  <w:footnote w:id="18">
    <w:p w:rsidR="00436FB4" w:rsidRDefault="00436FB4" w:rsidP="00436FB4">
      <w:pPr>
        <w:pStyle w:val="FootnoteText"/>
        <w:rPr>
          <w:rtl/>
          <w:lang w:bidi="fa-IR"/>
        </w:rPr>
      </w:pPr>
      <w:r>
        <w:rPr>
          <w:rStyle w:val="FootnoteReference"/>
        </w:rPr>
        <w:footnoteRef/>
      </w:r>
      <w:r>
        <w:t xml:space="preserve"> - Guidelines</w:t>
      </w:r>
    </w:p>
  </w:footnote>
  <w:footnote w:id="19">
    <w:p w:rsidR="00436FB4" w:rsidRDefault="00436FB4" w:rsidP="00436FB4">
      <w:pPr>
        <w:pStyle w:val="FootnoteText"/>
        <w:rPr>
          <w:rtl/>
          <w:lang w:bidi="fa-IR"/>
        </w:rPr>
      </w:pPr>
      <w:r>
        <w:rPr>
          <w:rStyle w:val="FootnoteReference"/>
        </w:rPr>
        <w:footnoteRef/>
      </w:r>
      <w:r>
        <w:t xml:space="preserve"> - Artifacts</w:t>
      </w:r>
    </w:p>
  </w:footnote>
  <w:footnote w:id="20">
    <w:p w:rsidR="00436FB4" w:rsidRDefault="00436FB4" w:rsidP="00436FB4">
      <w:pPr>
        <w:pStyle w:val="FootnoteText"/>
        <w:rPr>
          <w:rtl/>
          <w:lang w:bidi="fa-IR"/>
        </w:rPr>
      </w:pPr>
      <w:r>
        <w:rPr>
          <w:rStyle w:val="FootnoteReference"/>
        </w:rPr>
        <w:footnoteRef/>
      </w:r>
      <w:r>
        <w:t xml:space="preserve"> - Roles</w:t>
      </w:r>
    </w:p>
  </w:footnote>
  <w:footnote w:id="21">
    <w:p w:rsidR="00436FB4" w:rsidRDefault="00436FB4" w:rsidP="00436FB4">
      <w:pPr>
        <w:pStyle w:val="FootnoteText"/>
        <w:rPr>
          <w:rtl/>
          <w:lang w:bidi="fa-IR"/>
        </w:rPr>
      </w:pPr>
      <w:r>
        <w:rPr>
          <w:rStyle w:val="FootnoteReference"/>
        </w:rPr>
        <w:footnoteRef/>
      </w:r>
      <w:r>
        <w:t xml:space="preserve"> - Disciplines</w:t>
      </w:r>
    </w:p>
  </w:footnote>
  <w:footnote w:id="22">
    <w:p w:rsidR="00436FB4" w:rsidRDefault="00436FB4" w:rsidP="00436FB4">
      <w:pPr>
        <w:pStyle w:val="FootnoteText"/>
        <w:rPr>
          <w:rtl/>
          <w:lang w:bidi="fa-IR"/>
        </w:rPr>
      </w:pPr>
      <w:r>
        <w:rPr>
          <w:rStyle w:val="FootnoteReference"/>
        </w:rPr>
        <w:footnoteRef/>
      </w:r>
      <w:r>
        <w:t xml:space="preserve"> - Workflow</w:t>
      </w:r>
    </w:p>
  </w:footnote>
  <w:footnote w:id="23">
    <w:p w:rsidR="0015128E" w:rsidRDefault="0015128E" w:rsidP="0015128E">
      <w:pPr>
        <w:pStyle w:val="FootnoteText"/>
        <w:rPr>
          <w:rtl/>
          <w:lang w:bidi="fa-IR"/>
        </w:rPr>
      </w:pPr>
      <w:r>
        <w:rPr>
          <w:rStyle w:val="FootnoteReference"/>
        </w:rPr>
        <w:footnoteRef/>
      </w:r>
      <w:r>
        <w:t xml:space="preserve"> - Inception</w:t>
      </w:r>
    </w:p>
  </w:footnote>
  <w:footnote w:id="24">
    <w:p w:rsidR="0015128E" w:rsidRDefault="0015128E" w:rsidP="0015128E">
      <w:pPr>
        <w:pStyle w:val="FootnoteText"/>
        <w:rPr>
          <w:rtl/>
          <w:lang w:bidi="fa-IR"/>
        </w:rPr>
      </w:pPr>
      <w:r>
        <w:rPr>
          <w:rStyle w:val="FootnoteReference"/>
        </w:rPr>
        <w:footnoteRef/>
      </w:r>
      <w:r>
        <w:t xml:space="preserve"> - Elaboration</w:t>
      </w:r>
    </w:p>
  </w:footnote>
  <w:footnote w:id="25">
    <w:p w:rsidR="0015128E" w:rsidRDefault="0015128E" w:rsidP="0015128E">
      <w:pPr>
        <w:pStyle w:val="FootnoteText"/>
        <w:rPr>
          <w:rtl/>
          <w:lang w:bidi="fa-IR"/>
        </w:rPr>
      </w:pPr>
      <w:r>
        <w:rPr>
          <w:rStyle w:val="FootnoteReference"/>
        </w:rPr>
        <w:footnoteRef/>
      </w:r>
      <w:r>
        <w:t xml:space="preserve"> - Construction</w:t>
      </w:r>
    </w:p>
  </w:footnote>
  <w:footnote w:id="26">
    <w:p w:rsidR="0015128E" w:rsidRDefault="0015128E" w:rsidP="0015128E">
      <w:pPr>
        <w:pStyle w:val="FootnoteText"/>
        <w:rPr>
          <w:rtl/>
          <w:lang w:bidi="fa-IR"/>
        </w:rPr>
      </w:pPr>
      <w:r>
        <w:rPr>
          <w:rStyle w:val="FootnoteReference"/>
        </w:rPr>
        <w:footnoteRef/>
      </w:r>
      <w:r>
        <w:t xml:space="preserve"> - Transition</w:t>
      </w:r>
    </w:p>
  </w:footnote>
  <w:footnote w:id="27">
    <w:p w:rsidR="0015128E" w:rsidRDefault="0015128E" w:rsidP="0015128E">
      <w:pPr>
        <w:pStyle w:val="FootnoteText"/>
        <w:rPr>
          <w:rtl/>
        </w:rPr>
      </w:pPr>
      <w:r>
        <w:rPr>
          <w:rStyle w:val="FootnoteReference"/>
        </w:rPr>
        <w:footnoteRef/>
      </w:r>
      <w:r>
        <w:t xml:space="preserve"> - Engineering Stage</w:t>
      </w:r>
    </w:p>
    <w:p w:rsidR="0015128E" w:rsidRDefault="0015128E" w:rsidP="0015128E">
      <w:pPr>
        <w:pStyle w:val="FootnoteText"/>
        <w:rPr>
          <w:rtl/>
          <w:lang w:bidi="fa-IR"/>
        </w:rPr>
      </w:pPr>
    </w:p>
  </w:footnote>
  <w:footnote w:id="28">
    <w:p w:rsidR="0015128E" w:rsidRDefault="0015128E" w:rsidP="0015128E">
      <w:pPr>
        <w:pStyle w:val="FootnoteText"/>
        <w:rPr>
          <w:rtl/>
          <w:lang w:bidi="fa-IR"/>
        </w:rPr>
      </w:pPr>
      <w:r>
        <w:rPr>
          <w:rStyle w:val="FootnoteReference"/>
        </w:rPr>
        <w:footnoteRef/>
      </w:r>
      <w:r>
        <w:t xml:space="preserve"> - Production Stage</w:t>
      </w:r>
    </w:p>
  </w:footnote>
  <w:footnote w:id="29">
    <w:p w:rsidR="00B203CF" w:rsidRDefault="00B203CF" w:rsidP="00B203CF">
      <w:pPr>
        <w:pStyle w:val="FootnoteText"/>
        <w:rPr>
          <w:lang w:bidi="fa-IR"/>
        </w:rPr>
      </w:pPr>
      <w:r>
        <w:rPr>
          <w:rStyle w:val="FootnoteReference"/>
        </w:rPr>
        <w:footnoteRef/>
      </w:r>
      <w:r>
        <w:t xml:space="preserve"> </w:t>
      </w:r>
      <w:r>
        <w:rPr>
          <w:lang w:bidi="fa-IR"/>
        </w:rPr>
        <w:t>Iteration</w:t>
      </w:r>
    </w:p>
  </w:footnote>
  <w:footnote w:id="30">
    <w:p w:rsidR="00790FB7" w:rsidRDefault="00790FB7" w:rsidP="00790FB7">
      <w:pPr>
        <w:pStyle w:val="FootnoteText"/>
      </w:pPr>
      <w:r>
        <w:rPr>
          <w:rStyle w:val="FootnoteReference"/>
        </w:rPr>
        <w:footnoteRef/>
      </w:r>
      <w:r>
        <w:rPr>
          <w:rtl/>
        </w:rPr>
        <w:t xml:space="preserve"> </w:t>
      </w:r>
    </w:p>
  </w:footnote>
  <w:footnote w:id="31">
    <w:p w:rsidR="00790FB7" w:rsidRDefault="00790FB7" w:rsidP="00790FB7">
      <w:pPr>
        <w:pStyle w:val="FootnoteText"/>
      </w:pPr>
      <w:r>
        <w:rPr>
          <w:rStyle w:val="FootnoteReference"/>
        </w:rPr>
        <w:footnoteRef/>
      </w:r>
      <w:r>
        <w:rPr>
          <w:rtl/>
        </w:rPr>
        <w:t xml:space="preserve"> </w:t>
      </w:r>
    </w:p>
  </w:footnote>
  <w:footnote w:id="32">
    <w:p w:rsidR="0015128E" w:rsidRDefault="0015128E" w:rsidP="0015128E">
      <w:pPr>
        <w:pStyle w:val="FootnoteText"/>
        <w:rPr>
          <w:lang w:bidi="fa-IR"/>
        </w:rPr>
      </w:pPr>
      <w:r>
        <w:rPr>
          <w:rStyle w:val="FootnoteReference"/>
        </w:rPr>
        <w:footnoteRef/>
      </w:r>
      <w:r>
        <w:rPr>
          <w:rtl/>
        </w:rPr>
        <w:t xml:space="preserve"> </w:t>
      </w:r>
      <w:r>
        <w:rPr>
          <w:lang w:bidi="fa-IR"/>
        </w:rPr>
        <w:t>Sequential-</w:t>
      </w:r>
    </w:p>
  </w:footnote>
  <w:footnote w:id="33">
    <w:p w:rsidR="0015128E" w:rsidRDefault="0015128E" w:rsidP="0015128E">
      <w:pPr>
        <w:pStyle w:val="FootnoteText"/>
        <w:rPr>
          <w:lang w:bidi="fa-IR"/>
        </w:rPr>
      </w:pPr>
      <w:r>
        <w:rPr>
          <w:rStyle w:val="FootnoteReference"/>
        </w:rPr>
        <w:footnoteRef/>
      </w:r>
      <w:r>
        <w:rPr>
          <w:rtl/>
        </w:rPr>
        <w:t xml:space="preserve"> </w:t>
      </w:r>
      <w:r>
        <w:t>waterfall-</w:t>
      </w:r>
    </w:p>
  </w:footnote>
  <w:footnote w:id="34">
    <w:p w:rsidR="0015128E" w:rsidRDefault="0015128E" w:rsidP="0015128E">
      <w:pPr>
        <w:pStyle w:val="FootnoteText"/>
        <w:rPr>
          <w:lang w:bidi="fa-IR"/>
        </w:rPr>
      </w:pPr>
      <w:r>
        <w:rPr>
          <w:rStyle w:val="FootnoteReference"/>
        </w:rPr>
        <w:footnoteRef/>
      </w:r>
      <w:r>
        <w:rPr>
          <w:rtl/>
        </w:rPr>
        <w:t xml:space="preserve"> </w:t>
      </w:r>
      <w:r>
        <w:t>supporting disciplines-</w:t>
      </w:r>
    </w:p>
  </w:footnote>
  <w:footnote w:id="35">
    <w:p w:rsidR="0015128E" w:rsidRDefault="0015128E" w:rsidP="0015128E">
      <w:pPr>
        <w:pStyle w:val="FootnoteText"/>
        <w:rPr>
          <w:lang w:bidi="fa-IR"/>
        </w:rPr>
      </w:pPr>
      <w:r>
        <w:rPr>
          <w:rStyle w:val="FootnoteReference"/>
        </w:rPr>
        <w:footnoteRef/>
      </w:r>
      <w:r>
        <w:rPr>
          <w:rtl/>
        </w:rPr>
        <w:t xml:space="preserve"> </w:t>
      </w:r>
      <w:r>
        <w:t>project management-</w:t>
      </w:r>
    </w:p>
  </w:footnote>
  <w:footnote w:id="36">
    <w:p w:rsidR="0015128E" w:rsidRDefault="0015128E" w:rsidP="0015128E">
      <w:pPr>
        <w:pStyle w:val="FootnoteText"/>
        <w:rPr>
          <w:lang w:bidi="fa-IR"/>
        </w:rPr>
      </w:pPr>
      <w:r>
        <w:rPr>
          <w:rStyle w:val="FootnoteReference"/>
        </w:rPr>
        <w:footnoteRef/>
      </w:r>
      <w:r>
        <w:rPr>
          <w:rtl/>
        </w:rPr>
        <w:t xml:space="preserve"> </w:t>
      </w:r>
      <w:r>
        <w:t>change &amp; configuration management-</w:t>
      </w:r>
    </w:p>
  </w:footnote>
  <w:footnote w:id="37">
    <w:p w:rsidR="0015128E" w:rsidRDefault="0015128E" w:rsidP="0015128E">
      <w:pPr>
        <w:pStyle w:val="FootnoteText"/>
        <w:rPr>
          <w:lang w:bidi="fa-IR"/>
        </w:rPr>
      </w:pPr>
      <w:r>
        <w:rPr>
          <w:rStyle w:val="FootnoteReference"/>
        </w:rPr>
        <w:footnoteRef/>
      </w:r>
      <w:r>
        <w:rPr>
          <w:rtl/>
        </w:rPr>
        <w:t xml:space="preserve"> </w:t>
      </w:r>
      <w:r>
        <w:t>environment-</w:t>
      </w:r>
    </w:p>
  </w:footnote>
  <w:footnote w:id="38">
    <w:p w:rsidR="00790FB7" w:rsidRPr="00DF3D73" w:rsidRDefault="00790FB7" w:rsidP="00790FB7">
      <w:pPr>
        <w:pStyle w:val="FootnoteText"/>
        <w:rPr>
          <w:rFonts w:ascii="Times New Roman" w:hAnsi="Times New Roman" w:cs="Times New Roman"/>
          <w:lang w:bidi="fa-IR"/>
        </w:rPr>
      </w:pPr>
      <w:r w:rsidRPr="00DF3D73">
        <w:rPr>
          <w:rStyle w:val="FootnoteReference"/>
          <w:rFonts w:ascii="Times New Roman" w:hAnsi="Times New Roman" w:cs="Times New Roman"/>
        </w:rPr>
        <w:footnoteRef/>
      </w:r>
      <w:r w:rsidRPr="00DF3D73">
        <w:rPr>
          <w:rFonts w:ascii="Times New Roman" w:hAnsi="Times New Roman" w:cs="Times New Roman"/>
        </w:rPr>
        <w:t xml:space="preserve"> </w:t>
      </w:r>
      <w:r w:rsidRPr="00DF3D73">
        <w:rPr>
          <w:rFonts w:ascii="Times New Roman" w:hAnsi="Times New Roman" w:cs="Times New Roman"/>
          <w:rtl/>
          <w:lang w:bidi="fa-IR"/>
        </w:rPr>
        <w:t>-</w:t>
      </w:r>
      <w:r w:rsidRPr="00DF3D73">
        <w:rPr>
          <w:rFonts w:ascii="Times New Roman" w:hAnsi="Times New Roman" w:cs="Times New Roman"/>
          <w:lang w:bidi="fa-IR"/>
        </w:rPr>
        <w:t>Knowledge-base</w:t>
      </w:r>
    </w:p>
  </w:footnote>
  <w:footnote w:id="39">
    <w:p w:rsidR="00790FB7" w:rsidRPr="00DF3D73" w:rsidRDefault="00790FB7" w:rsidP="00790FB7">
      <w:pPr>
        <w:pStyle w:val="FootnoteText"/>
        <w:rPr>
          <w:rFonts w:ascii="Times New Roman" w:hAnsi="Times New Roman" w:cs="Times New Roman"/>
        </w:rPr>
      </w:pPr>
      <w:r w:rsidRPr="00DF3D73">
        <w:rPr>
          <w:rStyle w:val="FootnoteReference"/>
          <w:rFonts w:ascii="Times New Roman" w:hAnsi="Times New Roman" w:cs="Times New Roman"/>
        </w:rPr>
        <w:footnoteRef/>
      </w:r>
      <w:r w:rsidRPr="00DF3D73">
        <w:rPr>
          <w:rFonts w:ascii="Times New Roman" w:hAnsi="Times New Roman" w:cs="Times New Roman"/>
        </w:rPr>
        <w:t xml:space="preserve"> -Process Framework </w:t>
      </w:r>
    </w:p>
  </w:footnote>
  <w:footnote w:id="40">
    <w:p w:rsidR="00790FB7" w:rsidRDefault="00790FB7" w:rsidP="00790FB7">
      <w:pPr>
        <w:pStyle w:val="FootnoteText"/>
      </w:pPr>
      <w:r w:rsidRPr="00DF3D73">
        <w:rPr>
          <w:rStyle w:val="FootnoteReference"/>
          <w:rFonts w:ascii="Times New Roman" w:hAnsi="Times New Roman" w:cs="Times New Roman"/>
        </w:rPr>
        <w:footnoteRef/>
      </w:r>
      <w:r w:rsidRPr="00DF3D73">
        <w:rPr>
          <w:rFonts w:ascii="Times New Roman" w:hAnsi="Times New Roman" w:cs="Times New Roman"/>
        </w:rPr>
        <w:t xml:space="preserve"> -Process Delivery Tools</w:t>
      </w:r>
    </w:p>
  </w:footnote>
  <w:footnote w:id="41">
    <w:p w:rsidR="00790FB7" w:rsidRPr="00DF3D73" w:rsidRDefault="00790FB7" w:rsidP="00790FB7">
      <w:pPr>
        <w:pStyle w:val="FootnoteText"/>
        <w:rPr>
          <w:rFonts w:ascii="Times New Roman" w:hAnsi="Times New Roman" w:cs="Times New Roman"/>
        </w:rPr>
      </w:pPr>
      <w:r w:rsidRPr="00DF3D73">
        <w:rPr>
          <w:rStyle w:val="FootnoteReference"/>
          <w:rFonts w:ascii="Times New Roman" w:hAnsi="Times New Roman" w:cs="Times New Roman"/>
        </w:rPr>
        <w:footnoteRef/>
      </w:r>
      <w:r w:rsidRPr="00DF3D73">
        <w:rPr>
          <w:rFonts w:ascii="Times New Roman" w:hAnsi="Times New Roman" w:cs="Times New Roman"/>
        </w:rPr>
        <w:t xml:space="preserve"> -Configuration Tools</w:t>
      </w:r>
    </w:p>
  </w:footnote>
  <w:footnote w:id="42">
    <w:p w:rsidR="00790FB7" w:rsidRPr="00DF3D73" w:rsidRDefault="00790FB7" w:rsidP="00790FB7">
      <w:pPr>
        <w:pStyle w:val="FootnoteText"/>
        <w:rPr>
          <w:rFonts w:ascii="Times New Roman" w:hAnsi="Times New Roman" w:cs="Times New Roman"/>
        </w:rPr>
      </w:pPr>
      <w:r w:rsidRPr="00DF3D73">
        <w:rPr>
          <w:rStyle w:val="FootnoteReference"/>
          <w:rFonts w:ascii="Times New Roman" w:hAnsi="Times New Roman" w:cs="Times New Roman"/>
        </w:rPr>
        <w:footnoteRef/>
      </w:r>
      <w:r w:rsidRPr="00DF3D73">
        <w:rPr>
          <w:rFonts w:ascii="Times New Roman" w:hAnsi="Times New Roman" w:cs="Times New Roman"/>
        </w:rPr>
        <w:t xml:space="preserve"> -Authoring Tools</w:t>
      </w:r>
    </w:p>
  </w:footnote>
  <w:footnote w:id="43">
    <w:p w:rsidR="00790FB7" w:rsidRPr="00DF3D73" w:rsidRDefault="00790FB7" w:rsidP="00790FB7">
      <w:pPr>
        <w:pStyle w:val="FootnoteText"/>
        <w:rPr>
          <w:rFonts w:ascii="Times New Roman" w:hAnsi="Times New Roman" w:cs="Times New Roman"/>
        </w:rPr>
      </w:pPr>
      <w:r w:rsidRPr="00DF3D73">
        <w:rPr>
          <w:rStyle w:val="FootnoteReference"/>
          <w:rFonts w:ascii="Times New Roman" w:hAnsi="Times New Roman" w:cs="Times New Roman"/>
        </w:rPr>
        <w:footnoteRef/>
      </w:r>
      <w:r w:rsidRPr="00DF3D73">
        <w:rPr>
          <w:rFonts w:ascii="Times New Roman" w:hAnsi="Times New Roman" w:cs="Times New Roman"/>
        </w:rPr>
        <w:t xml:space="preserve"> -User Community</w:t>
      </w:r>
    </w:p>
  </w:footnote>
  <w:footnote w:id="44">
    <w:p w:rsidR="00790FB7" w:rsidRPr="00DF3D73" w:rsidRDefault="00790FB7" w:rsidP="00790FB7">
      <w:pPr>
        <w:pStyle w:val="FootnoteText"/>
        <w:rPr>
          <w:rFonts w:ascii="Times New Roman" w:hAnsi="Times New Roman" w:cs="Times New Roman"/>
        </w:rPr>
      </w:pPr>
      <w:r w:rsidRPr="00DF3D73">
        <w:rPr>
          <w:rStyle w:val="FootnoteReference"/>
          <w:rFonts w:ascii="Times New Roman" w:hAnsi="Times New Roman" w:cs="Times New Roman"/>
        </w:rPr>
        <w:footnoteRef/>
      </w:r>
      <w:r w:rsidRPr="00DF3D73">
        <w:rPr>
          <w:rFonts w:ascii="Times New Roman" w:hAnsi="Times New Roman" w:cs="Times New Roman"/>
        </w:rPr>
        <w:t xml:space="preserve"> -Authoring</w:t>
      </w:r>
    </w:p>
  </w:footnote>
  <w:footnote w:id="45">
    <w:p w:rsidR="00790FB7" w:rsidRDefault="00790FB7" w:rsidP="00790FB7">
      <w:pPr>
        <w:pStyle w:val="FootnoteText"/>
      </w:pPr>
      <w:r w:rsidRPr="00DF3D73">
        <w:rPr>
          <w:rStyle w:val="FootnoteReference"/>
          <w:rFonts w:ascii="Times New Roman" w:hAnsi="Times New Roman" w:cs="Times New Roman"/>
        </w:rPr>
        <w:footnoteRef/>
      </w:r>
      <w:r w:rsidRPr="00DF3D73">
        <w:rPr>
          <w:rFonts w:ascii="Times New Roman" w:hAnsi="Times New Roman" w:cs="Times New Roman"/>
        </w:rPr>
        <w:t xml:space="preserve"> -Configuration</w:t>
      </w:r>
    </w:p>
  </w:footnote>
  <w:footnote w:id="46">
    <w:p w:rsidR="00446877" w:rsidRDefault="00446877" w:rsidP="00446877">
      <w:pPr>
        <w:pStyle w:val="FootnoteText"/>
        <w:rPr>
          <w:rtl/>
        </w:rPr>
      </w:pPr>
      <w:r>
        <w:rPr>
          <w:rFonts w:hint="cs"/>
          <w:rtl/>
        </w:rPr>
        <w:t>آکادمی نرم افزار</w:t>
      </w:r>
    </w:p>
  </w:footnote>
  <w:footnote w:id="47">
    <w:p w:rsidR="00446877" w:rsidRDefault="00446877" w:rsidP="00446877">
      <w:pPr>
        <w:pStyle w:val="FootnoteText"/>
      </w:pPr>
    </w:p>
  </w:footnote>
  <w:footnote w:id="48">
    <w:p w:rsidR="00446877" w:rsidRDefault="00446877" w:rsidP="00446877">
      <w:pPr>
        <w:pStyle w:val="FootnoteText"/>
      </w:pPr>
      <w:r>
        <w:rPr>
          <w:rStyle w:val="FootnoteReference"/>
        </w:rPr>
        <w:footnoteRef/>
      </w:r>
      <w:r>
        <w:rPr>
          <w:rtl/>
        </w:rPr>
        <w:t xml:space="preserve"> </w:t>
      </w:r>
      <w:r>
        <w:t>-web based</w:t>
      </w:r>
    </w:p>
  </w:footnote>
  <w:footnote w:id="49">
    <w:p w:rsidR="00446877" w:rsidRDefault="00446877" w:rsidP="00446877">
      <w:pPr>
        <w:pStyle w:val="FootnoteText"/>
      </w:pPr>
      <w:r>
        <w:rPr>
          <w:rStyle w:val="FootnoteReference"/>
        </w:rPr>
        <w:footnoteRef/>
      </w:r>
      <w:r>
        <w:t xml:space="preserve"> Configuration</w:t>
      </w:r>
    </w:p>
  </w:footnote>
  <w:footnote w:id="50">
    <w:p w:rsidR="00446877" w:rsidRDefault="00446877" w:rsidP="00446877">
      <w:pPr>
        <w:pStyle w:val="FootnoteText"/>
      </w:pPr>
      <w:r>
        <w:rPr>
          <w:rStyle w:val="FootnoteReference"/>
        </w:rPr>
        <w:footnoteRef/>
      </w:r>
      <w:r>
        <w:t xml:space="preserve"> Process Views</w:t>
      </w:r>
    </w:p>
    <w:p w:rsidR="00446877" w:rsidRDefault="00446877" w:rsidP="00446877">
      <w:pPr>
        <w:pStyle w:val="FootnoteText"/>
      </w:pPr>
      <w:r>
        <w:t>www.software-academy.com</w:t>
      </w:r>
    </w:p>
  </w:footnote>
  <w:footnote w:id="51">
    <w:p w:rsidR="00446877" w:rsidRDefault="00446877" w:rsidP="00446877">
      <w:pPr>
        <w:pStyle w:val="FootnoteText"/>
      </w:pPr>
      <w:r>
        <w:rPr>
          <w:rStyle w:val="FootnoteReference"/>
        </w:rPr>
        <w:footnoteRef/>
      </w:r>
      <w:r>
        <w:t xml:space="preserve"> RUP Process Authoring Tool</w:t>
      </w:r>
    </w:p>
  </w:footnote>
  <w:footnote w:id="52">
    <w:p w:rsidR="00B203CF" w:rsidRDefault="00B203CF" w:rsidP="00B203CF">
      <w:pPr>
        <w:pStyle w:val="FootnoteText"/>
        <w:rPr>
          <w:lang w:bidi="fa-IR"/>
        </w:rPr>
      </w:pPr>
      <w:r>
        <w:rPr>
          <w:rStyle w:val="FootnoteReference"/>
        </w:rPr>
        <w:footnoteRef/>
      </w:r>
      <w:r>
        <w:rPr>
          <w:lang w:bidi="fa-IR"/>
        </w:rPr>
        <w:t xml:space="preserve"> - Approach</w:t>
      </w:r>
    </w:p>
  </w:footnote>
  <w:footnote w:id="53">
    <w:p w:rsidR="00B203CF" w:rsidRDefault="00B203CF" w:rsidP="00B203CF">
      <w:pPr>
        <w:pStyle w:val="FootnoteText"/>
      </w:pPr>
      <w:r>
        <w:rPr>
          <w:rStyle w:val="FootnoteReference"/>
        </w:rPr>
        <w:footnoteRef/>
      </w:r>
      <w:r>
        <w:t xml:space="preserve"> - Iterative</w:t>
      </w:r>
    </w:p>
  </w:footnote>
  <w:footnote w:id="54">
    <w:p w:rsidR="00B203CF" w:rsidRDefault="00B203CF" w:rsidP="00B203CF">
      <w:pPr>
        <w:pStyle w:val="FootnoteText"/>
      </w:pPr>
      <w:r>
        <w:rPr>
          <w:rStyle w:val="FootnoteReference"/>
        </w:rPr>
        <w:footnoteRef/>
      </w:r>
      <w:r>
        <w:t xml:space="preserve"> - Architecture-Centric</w:t>
      </w:r>
    </w:p>
  </w:footnote>
  <w:footnote w:id="55">
    <w:p w:rsidR="00B203CF" w:rsidRDefault="00B203CF" w:rsidP="00B203CF">
      <w:pPr>
        <w:pStyle w:val="FootnoteText"/>
      </w:pPr>
      <w:r>
        <w:rPr>
          <w:rStyle w:val="FootnoteReference"/>
        </w:rPr>
        <w:footnoteRef/>
      </w:r>
      <w:r>
        <w:t xml:space="preserve"> - Use-Case Driven</w:t>
      </w:r>
    </w:p>
  </w:footnote>
  <w:footnote w:id="56">
    <w:p w:rsidR="00B203CF" w:rsidRDefault="00B203CF" w:rsidP="00B203CF">
      <w:pPr>
        <w:pStyle w:val="FootnoteText"/>
      </w:pPr>
      <w:r>
        <w:rPr>
          <w:rStyle w:val="FootnoteReference"/>
        </w:rPr>
        <w:footnoteRef/>
      </w:r>
      <w:r>
        <w:t xml:space="preserve"> - Well-defined</w:t>
      </w:r>
    </w:p>
  </w:footnote>
  <w:footnote w:id="57">
    <w:p w:rsidR="00B203CF" w:rsidRDefault="00B203CF" w:rsidP="00B203CF">
      <w:pPr>
        <w:pStyle w:val="FootnoteText"/>
      </w:pPr>
      <w:r>
        <w:rPr>
          <w:rStyle w:val="FootnoteReference"/>
        </w:rPr>
        <w:footnoteRef/>
      </w:r>
      <w:r>
        <w:t xml:space="preserve"> - Roles</w:t>
      </w:r>
    </w:p>
  </w:footnote>
  <w:footnote w:id="58">
    <w:p w:rsidR="00B203CF" w:rsidRDefault="00B203CF" w:rsidP="00B203CF">
      <w:pPr>
        <w:pStyle w:val="FootnoteText"/>
      </w:pPr>
      <w:r>
        <w:rPr>
          <w:rStyle w:val="FootnoteReference"/>
        </w:rPr>
        <w:footnoteRef/>
      </w:r>
      <w:r>
        <w:t xml:space="preserve"> - Activities</w:t>
      </w:r>
    </w:p>
  </w:footnote>
  <w:footnote w:id="59">
    <w:p w:rsidR="00B203CF" w:rsidRDefault="00B203CF" w:rsidP="00B203CF">
      <w:pPr>
        <w:pStyle w:val="FootnoteText"/>
      </w:pPr>
      <w:r>
        <w:rPr>
          <w:rStyle w:val="FootnoteReference"/>
        </w:rPr>
        <w:footnoteRef/>
      </w:r>
      <w:r>
        <w:t xml:space="preserve"> - Artifacts</w:t>
      </w:r>
    </w:p>
  </w:footnote>
  <w:footnote w:id="60">
    <w:p w:rsidR="00B203CF" w:rsidRDefault="00B203CF" w:rsidP="00B203CF">
      <w:pPr>
        <w:pStyle w:val="FootnoteText"/>
      </w:pPr>
      <w:r>
        <w:rPr>
          <w:rStyle w:val="FootnoteReference"/>
        </w:rPr>
        <w:footnoteRef/>
      </w:r>
      <w:r>
        <w:t xml:space="preserve"> - Workflows</w:t>
      </w:r>
    </w:p>
  </w:footnote>
  <w:footnote w:id="61">
    <w:p w:rsidR="00B203CF" w:rsidRDefault="00B203CF" w:rsidP="00B203CF">
      <w:pPr>
        <w:pStyle w:val="FootnoteText"/>
      </w:pPr>
      <w:r>
        <w:rPr>
          <w:rStyle w:val="FootnoteReference"/>
        </w:rPr>
        <w:footnoteRef/>
      </w:r>
      <w:r>
        <w:t xml:space="preserve"> - Who</w:t>
      </w:r>
    </w:p>
  </w:footnote>
  <w:footnote w:id="62">
    <w:p w:rsidR="00B203CF" w:rsidRDefault="00B203CF" w:rsidP="00B203CF">
      <w:pPr>
        <w:pStyle w:val="FootnoteText"/>
      </w:pPr>
      <w:r>
        <w:rPr>
          <w:rStyle w:val="FootnoteReference"/>
        </w:rPr>
        <w:footnoteRef/>
      </w:r>
      <w:r>
        <w:t xml:space="preserve">  - What</w:t>
      </w:r>
    </w:p>
  </w:footnote>
  <w:footnote w:id="63">
    <w:p w:rsidR="00B203CF" w:rsidRDefault="00B203CF" w:rsidP="00B203CF">
      <w:pPr>
        <w:pStyle w:val="FootnoteText"/>
      </w:pPr>
      <w:r>
        <w:rPr>
          <w:rStyle w:val="FootnoteReference"/>
        </w:rPr>
        <w:footnoteRef/>
      </w:r>
      <w:r>
        <w:t xml:space="preserve">  - How</w:t>
      </w:r>
    </w:p>
  </w:footnote>
  <w:footnote w:id="64">
    <w:p w:rsidR="00B203CF" w:rsidRDefault="00B203CF" w:rsidP="00B203CF">
      <w:pPr>
        <w:pStyle w:val="FootnoteText"/>
      </w:pPr>
      <w:r>
        <w:rPr>
          <w:rStyle w:val="FootnoteReference"/>
        </w:rPr>
        <w:footnoteRef/>
      </w:r>
      <w:r>
        <w:t xml:space="preserve">  - When</w:t>
      </w:r>
    </w:p>
  </w:footnote>
  <w:footnote w:id="65">
    <w:p w:rsidR="00B203CF" w:rsidRDefault="00B203CF" w:rsidP="00B203CF">
      <w:pPr>
        <w:pStyle w:val="FootnoteText"/>
      </w:pPr>
      <w:r>
        <w:rPr>
          <w:rStyle w:val="FootnoteReference"/>
        </w:rPr>
        <w:footnoteRef/>
      </w:r>
      <w:r>
        <w:t xml:space="preserve">  - Process Product</w:t>
      </w:r>
    </w:p>
  </w:footnote>
  <w:footnote w:id="66">
    <w:p w:rsidR="00B203CF" w:rsidRDefault="00B203CF" w:rsidP="00B203CF">
      <w:pPr>
        <w:pStyle w:val="FootnoteText"/>
      </w:pPr>
      <w:r>
        <w:rPr>
          <w:rStyle w:val="FootnoteReference"/>
        </w:rPr>
        <w:footnoteRef/>
      </w:r>
      <w:r>
        <w:t xml:space="preserve">  - Process Framework</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E41168"/>
    <w:multiLevelType w:val="hybridMultilevel"/>
    <w:tmpl w:val="0EECC6BE"/>
    <w:lvl w:ilvl="0" w:tplc="7830541A">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3594231B"/>
    <w:multiLevelType w:val="hybridMultilevel"/>
    <w:tmpl w:val="D34EE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F37CF5"/>
    <w:multiLevelType w:val="hybridMultilevel"/>
    <w:tmpl w:val="49DAC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1F44483"/>
    <w:multiLevelType w:val="hybridMultilevel"/>
    <w:tmpl w:val="3D541846"/>
    <w:lvl w:ilvl="0" w:tplc="C3CE4DFC">
      <w:numFmt w:val="bullet"/>
      <w:lvlText w:val="-"/>
      <w:lvlJc w:val="left"/>
      <w:pPr>
        <w:ind w:left="674" w:hanging="360"/>
      </w:pPr>
      <w:rPr>
        <w:rFonts w:ascii="Times New Roman" w:eastAsia="Calibri" w:hAnsi="Times New Roman" w:cs="Times New Roman" w:hint="default"/>
      </w:rPr>
    </w:lvl>
    <w:lvl w:ilvl="1" w:tplc="04090003" w:tentative="1">
      <w:start w:val="1"/>
      <w:numFmt w:val="bullet"/>
      <w:lvlText w:val="o"/>
      <w:lvlJc w:val="left"/>
      <w:pPr>
        <w:ind w:left="1394" w:hanging="360"/>
      </w:pPr>
      <w:rPr>
        <w:rFonts w:ascii="Courier New" w:hAnsi="Courier New" w:cs="Courier New" w:hint="default"/>
      </w:rPr>
    </w:lvl>
    <w:lvl w:ilvl="2" w:tplc="04090005" w:tentative="1">
      <w:start w:val="1"/>
      <w:numFmt w:val="bullet"/>
      <w:lvlText w:val=""/>
      <w:lvlJc w:val="left"/>
      <w:pPr>
        <w:ind w:left="2114" w:hanging="360"/>
      </w:pPr>
      <w:rPr>
        <w:rFonts w:ascii="Wingdings" w:hAnsi="Wingdings" w:hint="default"/>
      </w:rPr>
    </w:lvl>
    <w:lvl w:ilvl="3" w:tplc="04090001" w:tentative="1">
      <w:start w:val="1"/>
      <w:numFmt w:val="bullet"/>
      <w:lvlText w:val=""/>
      <w:lvlJc w:val="left"/>
      <w:pPr>
        <w:ind w:left="2834" w:hanging="360"/>
      </w:pPr>
      <w:rPr>
        <w:rFonts w:ascii="Symbol" w:hAnsi="Symbol" w:hint="default"/>
      </w:rPr>
    </w:lvl>
    <w:lvl w:ilvl="4" w:tplc="04090003" w:tentative="1">
      <w:start w:val="1"/>
      <w:numFmt w:val="bullet"/>
      <w:lvlText w:val="o"/>
      <w:lvlJc w:val="left"/>
      <w:pPr>
        <w:ind w:left="3554" w:hanging="360"/>
      </w:pPr>
      <w:rPr>
        <w:rFonts w:ascii="Courier New" w:hAnsi="Courier New" w:cs="Courier New" w:hint="default"/>
      </w:rPr>
    </w:lvl>
    <w:lvl w:ilvl="5" w:tplc="04090005" w:tentative="1">
      <w:start w:val="1"/>
      <w:numFmt w:val="bullet"/>
      <w:lvlText w:val=""/>
      <w:lvlJc w:val="left"/>
      <w:pPr>
        <w:ind w:left="4274" w:hanging="360"/>
      </w:pPr>
      <w:rPr>
        <w:rFonts w:ascii="Wingdings" w:hAnsi="Wingdings" w:hint="default"/>
      </w:rPr>
    </w:lvl>
    <w:lvl w:ilvl="6" w:tplc="04090001" w:tentative="1">
      <w:start w:val="1"/>
      <w:numFmt w:val="bullet"/>
      <w:lvlText w:val=""/>
      <w:lvlJc w:val="left"/>
      <w:pPr>
        <w:ind w:left="4994" w:hanging="360"/>
      </w:pPr>
      <w:rPr>
        <w:rFonts w:ascii="Symbol" w:hAnsi="Symbol" w:hint="default"/>
      </w:rPr>
    </w:lvl>
    <w:lvl w:ilvl="7" w:tplc="04090003" w:tentative="1">
      <w:start w:val="1"/>
      <w:numFmt w:val="bullet"/>
      <w:lvlText w:val="o"/>
      <w:lvlJc w:val="left"/>
      <w:pPr>
        <w:ind w:left="5714" w:hanging="360"/>
      </w:pPr>
      <w:rPr>
        <w:rFonts w:ascii="Courier New" w:hAnsi="Courier New" w:cs="Courier New" w:hint="default"/>
      </w:rPr>
    </w:lvl>
    <w:lvl w:ilvl="8" w:tplc="04090005" w:tentative="1">
      <w:start w:val="1"/>
      <w:numFmt w:val="bullet"/>
      <w:lvlText w:val=""/>
      <w:lvlJc w:val="left"/>
      <w:pPr>
        <w:ind w:left="6434" w:hanging="360"/>
      </w:pPr>
      <w:rPr>
        <w:rFonts w:ascii="Wingdings" w:hAnsi="Wingdings" w:hint="default"/>
      </w:rPr>
    </w:lvl>
  </w:abstractNum>
  <w:abstractNum w:abstractNumId="4">
    <w:nsid w:val="529860B0"/>
    <w:multiLevelType w:val="hybridMultilevel"/>
    <w:tmpl w:val="F90E51EE"/>
    <w:lvl w:ilvl="0" w:tplc="51CC5490">
      <w:start w:val="1"/>
      <w:numFmt w:val="bullet"/>
      <w:pStyle w:val="Style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6D72537"/>
    <w:multiLevelType w:val="hybridMultilevel"/>
    <w:tmpl w:val="DBB65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77A55CF"/>
    <w:multiLevelType w:val="hybridMultilevel"/>
    <w:tmpl w:val="52420492"/>
    <w:lvl w:ilvl="0" w:tplc="BAFC07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C616486"/>
    <w:multiLevelType w:val="hybridMultilevel"/>
    <w:tmpl w:val="2880201A"/>
    <w:lvl w:ilvl="0" w:tplc="C3CE4DFC">
      <w:numFmt w:val="bullet"/>
      <w:lvlText w:val="-"/>
      <w:lvlJc w:val="left"/>
      <w:pPr>
        <w:ind w:left="674" w:hanging="360"/>
      </w:pPr>
      <w:rPr>
        <w:rFonts w:ascii="Times New Roman" w:eastAsia="Calibri" w:hAnsi="Times New Roman" w:cs="Times New Roman" w:hint="default"/>
      </w:rPr>
    </w:lvl>
    <w:lvl w:ilvl="1" w:tplc="04090003" w:tentative="1">
      <w:start w:val="1"/>
      <w:numFmt w:val="bullet"/>
      <w:lvlText w:val="o"/>
      <w:lvlJc w:val="left"/>
      <w:pPr>
        <w:ind w:left="1394" w:hanging="360"/>
      </w:pPr>
      <w:rPr>
        <w:rFonts w:ascii="Courier New" w:hAnsi="Courier New" w:cs="Courier New" w:hint="default"/>
      </w:rPr>
    </w:lvl>
    <w:lvl w:ilvl="2" w:tplc="04090005" w:tentative="1">
      <w:start w:val="1"/>
      <w:numFmt w:val="bullet"/>
      <w:lvlText w:val=""/>
      <w:lvlJc w:val="left"/>
      <w:pPr>
        <w:ind w:left="2114" w:hanging="360"/>
      </w:pPr>
      <w:rPr>
        <w:rFonts w:ascii="Wingdings" w:hAnsi="Wingdings" w:hint="default"/>
      </w:rPr>
    </w:lvl>
    <w:lvl w:ilvl="3" w:tplc="04090001" w:tentative="1">
      <w:start w:val="1"/>
      <w:numFmt w:val="bullet"/>
      <w:lvlText w:val=""/>
      <w:lvlJc w:val="left"/>
      <w:pPr>
        <w:ind w:left="2834" w:hanging="360"/>
      </w:pPr>
      <w:rPr>
        <w:rFonts w:ascii="Symbol" w:hAnsi="Symbol" w:hint="default"/>
      </w:rPr>
    </w:lvl>
    <w:lvl w:ilvl="4" w:tplc="04090003" w:tentative="1">
      <w:start w:val="1"/>
      <w:numFmt w:val="bullet"/>
      <w:lvlText w:val="o"/>
      <w:lvlJc w:val="left"/>
      <w:pPr>
        <w:ind w:left="3554" w:hanging="360"/>
      </w:pPr>
      <w:rPr>
        <w:rFonts w:ascii="Courier New" w:hAnsi="Courier New" w:cs="Courier New" w:hint="default"/>
      </w:rPr>
    </w:lvl>
    <w:lvl w:ilvl="5" w:tplc="04090005" w:tentative="1">
      <w:start w:val="1"/>
      <w:numFmt w:val="bullet"/>
      <w:lvlText w:val=""/>
      <w:lvlJc w:val="left"/>
      <w:pPr>
        <w:ind w:left="4274" w:hanging="360"/>
      </w:pPr>
      <w:rPr>
        <w:rFonts w:ascii="Wingdings" w:hAnsi="Wingdings" w:hint="default"/>
      </w:rPr>
    </w:lvl>
    <w:lvl w:ilvl="6" w:tplc="04090001" w:tentative="1">
      <w:start w:val="1"/>
      <w:numFmt w:val="bullet"/>
      <w:lvlText w:val=""/>
      <w:lvlJc w:val="left"/>
      <w:pPr>
        <w:ind w:left="4994" w:hanging="360"/>
      </w:pPr>
      <w:rPr>
        <w:rFonts w:ascii="Symbol" w:hAnsi="Symbol" w:hint="default"/>
      </w:rPr>
    </w:lvl>
    <w:lvl w:ilvl="7" w:tplc="04090003" w:tentative="1">
      <w:start w:val="1"/>
      <w:numFmt w:val="bullet"/>
      <w:lvlText w:val="o"/>
      <w:lvlJc w:val="left"/>
      <w:pPr>
        <w:ind w:left="5714" w:hanging="360"/>
      </w:pPr>
      <w:rPr>
        <w:rFonts w:ascii="Courier New" w:hAnsi="Courier New" w:cs="Courier New" w:hint="default"/>
      </w:rPr>
    </w:lvl>
    <w:lvl w:ilvl="8" w:tplc="04090005" w:tentative="1">
      <w:start w:val="1"/>
      <w:numFmt w:val="bullet"/>
      <w:lvlText w:val=""/>
      <w:lvlJc w:val="left"/>
      <w:pPr>
        <w:ind w:left="6434" w:hanging="360"/>
      </w:pPr>
      <w:rPr>
        <w:rFonts w:ascii="Wingdings" w:hAnsi="Wingdings" w:hint="default"/>
      </w:rPr>
    </w:lvl>
  </w:abstractNum>
  <w:num w:numId="1">
    <w:abstractNumId w:val="4"/>
  </w:num>
  <w:num w:numId="2">
    <w:abstractNumId w:val="2"/>
  </w:num>
  <w:num w:numId="3">
    <w:abstractNumId w:val="5"/>
  </w:num>
  <w:num w:numId="4">
    <w:abstractNumId w:val="1"/>
  </w:num>
  <w:num w:numId="5">
    <w:abstractNumId w:val="6"/>
  </w:num>
  <w:num w:numId="6">
    <w:abstractNumId w:val="3"/>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28E"/>
    <w:rsid w:val="0015128E"/>
    <w:rsid w:val="00275F1B"/>
    <w:rsid w:val="00436FB4"/>
    <w:rsid w:val="00446877"/>
    <w:rsid w:val="00790FB7"/>
    <w:rsid w:val="00911918"/>
    <w:rsid w:val="00B203CF"/>
    <w:rsid w:val="00B977E4"/>
    <w:rsid w:val="00D217F2"/>
    <w:rsid w:val="00D3286D"/>
    <w:rsid w:val="00D548B0"/>
    <w:rsid w:val="00E313D6"/>
    <w:rsid w:val="00F419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C1A8FF-1B91-460E-9A85-EF5460065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28E"/>
    <w:pPr>
      <w:bidi/>
    </w:pPr>
  </w:style>
  <w:style w:type="paragraph" w:styleId="Heading1">
    <w:name w:val="heading 1"/>
    <w:basedOn w:val="Normal"/>
    <w:next w:val="Normal"/>
    <w:link w:val="Heading1Char"/>
    <w:uiPriority w:val="9"/>
    <w:qFormat/>
    <w:rsid w:val="0015128E"/>
    <w:pPr>
      <w:keepNext/>
      <w:keepLines/>
      <w:bidi w:val="0"/>
      <w:spacing w:before="120" w:after="240" w:line="360" w:lineRule="auto"/>
      <w:outlineLvl w:val="0"/>
    </w:pPr>
    <w:rPr>
      <w:rFonts w:asciiTheme="majorHAnsi" w:eastAsiaTheme="majorEastAsia" w:hAnsiTheme="majorHAnsi" w:cs="B Nazanin"/>
      <w:b/>
      <w:bCs/>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28E"/>
    <w:rPr>
      <w:rFonts w:asciiTheme="majorHAnsi" w:eastAsiaTheme="majorEastAsia" w:hAnsiTheme="majorHAnsi" w:cs="B Nazanin"/>
      <w:b/>
      <w:bCs/>
      <w:sz w:val="28"/>
      <w:szCs w:val="26"/>
    </w:rPr>
  </w:style>
  <w:style w:type="paragraph" w:styleId="FootnoteText">
    <w:name w:val="footnote text"/>
    <w:basedOn w:val="Normal"/>
    <w:link w:val="FootnoteTextChar"/>
    <w:uiPriority w:val="99"/>
    <w:semiHidden/>
    <w:unhideWhenUsed/>
    <w:rsid w:val="0015128E"/>
    <w:pPr>
      <w:bidi w:val="0"/>
      <w:spacing w:before="120" w:after="0" w:line="240" w:lineRule="auto"/>
      <w:ind w:firstLine="432"/>
    </w:pPr>
    <w:rPr>
      <w:rFonts w:cs="B Nazanin"/>
      <w:sz w:val="20"/>
      <w:szCs w:val="20"/>
    </w:rPr>
  </w:style>
  <w:style w:type="character" w:customStyle="1" w:styleId="FootnoteTextChar">
    <w:name w:val="Footnote Text Char"/>
    <w:basedOn w:val="DefaultParagraphFont"/>
    <w:link w:val="FootnoteText"/>
    <w:uiPriority w:val="99"/>
    <w:semiHidden/>
    <w:rsid w:val="0015128E"/>
    <w:rPr>
      <w:rFonts w:cs="B Nazanin"/>
      <w:sz w:val="20"/>
      <w:szCs w:val="20"/>
    </w:rPr>
  </w:style>
  <w:style w:type="character" w:styleId="FootnoteReference">
    <w:name w:val="footnote reference"/>
    <w:basedOn w:val="DefaultParagraphFont"/>
    <w:uiPriority w:val="99"/>
    <w:semiHidden/>
    <w:unhideWhenUsed/>
    <w:rsid w:val="0015128E"/>
    <w:rPr>
      <w:vertAlign w:val="superscript"/>
    </w:rPr>
  </w:style>
  <w:style w:type="paragraph" w:customStyle="1" w:styleId="Style1">
    <w:name w:val="Style1"/>
    <w:basedOn w:val="Normal"/>
    <w:qFormat/>
    <w:rsid w:val="0015128E"/>
    <w:pPr>
      <w:numPr>
        <w:numId w:val="1"/>
      </w:numPr>
      <w:spacing w:before="120" w:after="240" w:line="360" w:lineRule="auto"/>
    </w:pPr>
    <w:rPr>
      <w:rFonts w:cs="B Nazanin"/>
      <w:szCs w:val="26"/>
      <w:lang w:bidi="fa-IR"/>
    </w:rPr>
  </w:style>
  <w:style w:type="paragraph" w:styleId="ListParagraph">
    <w:name w:val="List Paragraph"/>
    <w:basedOn w:val="Normal"/>
    <w:uiPriority w:val="34"/>
    <w:qFormat/>
    <w:rsid w:val="0015128E"/>
    <w:pPr>
      <w:spacing w:after="200" w:line="360" w:lineRule="auto"/>
      <w:ind w:left="720"/>
      <w:contextualSpacing/>
    </w:pPr>
    <w:rPr>
      <w:rFonts w:eastAsiaTheme="minorEastAsia" w:cs="B Mitra"/>
      <w:sz w:val="32"/>
      <w:szCs w:val="32"/>
    </w:rPr>
  </w:style>
  <w:style w:type="paragraph" w:styleId="BalloonText">
    <w:name w:val="Balloon Text"/>
    <w:basedOn w:val="Normal"/>
    <w:link w:val="BalloonTextChar"/>
    <w:uiPriority w:val="99"/>
    <w:semiHidden/>
    <w:unhideWhenUsed/>
    <w:rsid w:val="00790F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0FB7"/>
    <w:rPr>
      <w:rFonts w:ascii="Segoe UI" w:hAnsi="Segoe UI" w:cs="Segoe UI"/>
      <w:sz w:val="18"/>
      <w:szCs w:val="18"/>
    </w:rPr>
  </w:style>
  <w:style w:type="character" w:styleId="Emphasis">
    <w:name w:val="Emphasis"/>
    <w:basedOn w:val="DefaultParagraphFont"/>
    <w:uiPriority w:val="20"/>
    <w:qFormat/>
    <w:rsid w:val="00790FB7"/>
    <w:rPr>
      <w:rFonts w:cs="B Nazanin"/>
      <w:i/>
      <w:iCs/>
      <w:szCs w:val="24"/>
    </w:rPr>
  </w:style>
  <w:style w:type="character" w:styleId="Hyperlink">
    <w:name w:val="Hyperlink"/>
    <w:basedOn w:val="DefaultParagraphFont"/>
    <w:uiPriority w:val="99"/>
    <w:unhideWhenUsed/>
    <w:rsid w:val="00436FB4"/>
    <w:rPr>
      <w:color w:val="0563C1" w:themeColor="hyperlink"/>
      <w:u w:val="single"/>
    </w:rPr>
  </w:style>
  <w:style w:type="paragraph" w:styleId="NoSpacing">
    <w:name w:val="No Spacing"/>
    <w:uiPriority w:val="1"/>
    <w:qFormat/>
    <w:rsid w:val="00436FB4"/>
    <w:pPr>
      <w:bidi/>
      <w:spacing w:after="0" w:line="360" w:lineRule="auto"/>
    </w:pPr>
    <w:rPr>
      <w:rFonts w:ascii="Calibri" w:eastAsiaTheme="minorEastAsia" w:hAnsi="Calibri" w:cs="B Nazanin"/>
      <w:sz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22</Pages>
  <Words>3595</Words>
  <Characters>20498</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مهدی خادمیان</dc:creator>
  <cp:keywords/>
  <dc:description/>
  <cp:lastModifiedBy>محمد مهدی خادمیان</cp:lastModifiedBy>
  <cp:revision>3</cp:revision>
  <dcterms:created xsi:type="dcterms:W3CDTF">2013-12-01T10:03:00Z</dcterms:created>
  <dcterms:modified xsi:type="dcterms:W3CDTF">2013-12-01T11:13:00Z</dcterms:modified>
</cp:coreProperties>
</file>